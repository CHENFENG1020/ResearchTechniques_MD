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14EC4" w14:textId="77777777" w:rsidR="00B47447" w:rsidRDefault="006D2DA4" w:rsidP="00421B37">
      <w:pPr>
        <w:rPr>
          <w:bCs/>
          <w:sz w:val="72"/>
          <w:szCs w:val="72"/>
        </w:rPr>
      </w:pPr>
      <w:r>
        <w:rPr>
          <w:rFonts w:ascii="Cambria" w:eastAsia="Cambria" w:hAnsi="Cambria" w:cs="Cambria"/>
        </w:rPr>
        <w:tab/>
      </w:r>
      <w:r w:rsidR="00B47447">
        <w:rPr>
          <w:rFonts w:ascii="Cambria" w:eastAsia="Cambria" w:hAnsi="Cambria" w:cs="Cambria"/>
        </w:rPr>
        <w:tab/>
      </w:r>
      <w:r w:rsidR="00B47447">
        <w:rPr>
          <w:noProof/>
        </w:rPr>
        <w:drawing>
          <wp:inline distT="0" distB="0" distL="0" distR="0" wp14:anchorId="29B0922C" wp14:editId="288A6DF5">
            <wp:extent cx="4714875" cy="1066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1066800"/>
                    </a:xfrm>
                    <a:prstGeom prst="rect">
                      <a:avLst/>
                    </a:prstGeom>
                    <a:noFill/>
                    <a:ln>
                      <a:noFill/>
                    </a:ln>
                  </pic:spPr>
                </pic:pic>
              </a:graphicData>
            </a:graphic>
          </wp:inline>
        </w:drawing>
      </w:r>
      <w:r w:rsidR="00B47447" w:rsidRPr="7CBE3DA0">
        <w:rPr>
          <w:bCs/>
          <w:sz w:val="72"/>
          <w:szCs w:val="72"/>
        </w:rPr>
        <w:t xml:space="preserve"> </w:t>
      </w:r>
    </w:p>
    <w:p w14:paraId="6CC58794" w14:textId="77777777" w:rsidR="000F0B2E" w:rsidRDefault="000F0B2E" w:rsidP="00421B37">
      <w:pPr>
        <w:rPr>
          <w:bCs/>
          <w:sz w:val="72"/>
          <w:szCs w:val="72"/>
        </w:rPr>
      </w:pPr>
    </w:p>
    <w:p w14:paraId="250D2C65" w14:textId="77777777" w:rsidR="000F0B2E" w:rsidRDefault="000F0B2E" w:rsidP="00421B37"/>
    <w:p w14:paraId="17EE4EA4" w14:textId="77777777" w:rsidR="000F0B2E" w:rsidRDefault="000F0B2E" w:rsidP="000F0B2E">
      <w:pPr>
        <w:spacing w:after="0"/>
        <w:jc w:val="center"/>
        <w:rPr>
          <w:b/>
          <w:sz w:val="72"/>
        </w:rPr>
      </w:pPr>
      <w:r>
        <w:rPr>
          <w:b/>
          <w:sz w:val="72"/>
        </w:rPr>
        <w:t xml:space="preserve">MSc Analytical Chemistry </w:t>
      </w:r>
    </w:p>
    <w:p w14:paraId="2C4BAD51" w14:textId="77777777" w:rsidR="000F0B2E" w:rsidRDefault="000F0B2E" w:rsidP="000F0B2E">
      <w:pPr>
        <w:spacing w:after="210"/>
        <w:ind w:left="2017" w:hanging="10"/>
        <w:rPr>
          <w:b/>
          <w:sz w:val="44"/>
        </w:rPr>
      </w:pPr>
    </w:p>
    <w:p w14:paraId="6E44B7B1" w14:textId="32A75EE7" w:rsidR="000F0B2E" w:rsidRDefault="000F69A5" w:rsidP="000F0B2E">
      <w:pPr>
        <w:spacing w:after="210"/>
        <w:ind w:hanging="10"/>
        <w:jc w:val="center"/>
        <w:rPr>
          <w:b/>
          <w:sz w:val="44"/>
        </w:rPr>
      </w:pPr>
      <w:r>
        <w:rPr>
          <w:b/>
          <w:sz w:val="44"/>
        </w:rPr>
        <w:t>Research</w:t>
      </w:r>
      <w:r w:rsidR="000F0B2E">
        <w:rPr>
          <w:b/>
          <w:sz w:val="44"/>
        </w:rPr>
        <w:t xml:space="preserve"> Techniques PGT</w:t>
      </w:r>
    </w:p>
    <w:p w14:paraId="5D47F523" w14:textId="77777777" w:rsidR="000F0B2E" w:rsidRDefault="000F0B2E" w:rsidP="000F0B2E">
      <w:pPr>
        <w:spacing w:after="210"/>
        <w:ind w:left="2017" w:hanging="10"/>
        <w:rPr>
          <w:b/>
          <w:sz w:val="44"/>
        </w:rPr>
      </w:pPr>
    </w:p>
    <w:p w14:paraId="2C943906" w14:textId="77777777" w:rsidR="000F0B2E" w:rsidRDefault="000F0B2E" w:rsidP="000F0B2E">
      <w:pPr>
        <w:spacing w:after="210"/>
        <w:ind w:right="25"/>
        <w:jc w:val="center"/>
      </w:pPr>
      <w:r>
        <w:rPr>
          <w:b/>
          <w:sz w:val="44"/>
        </w:rPr>
        <w:t>Lab Manual</w:t>
      </w:r>
    </w:p>
    <w:p w14:paraId="4D5C77F1" w14:textId="77777777" w:rsidR="000F0B2E" w:rsidRDefault="000F0B2E" w:rsidP="000F0B2E">
      <w:pPr>
        <w:spacing w:after="0"/>
        <w:jc w:val="center"/>
        <w:rPr>
          <w:b/>
          <w:bCs/>
          <w:sz w:val="44"/>
          <w:szCs w:val="40"/>
        </w:rPr>
      </w:pPr>
    </w:p>
    <w:p w14:paraId="6F722D71" w14:textId="0008FFD5" w:rsidR="000F0B2E" w:rsidRPr="00123E6F" w:rsidRDefault="000F0B2E" w:rsidP="000F0B2E">
      <w:pPr>
        <w:spacing w:after="0"/>
        <w:jc w:val="center"/>
        <w:rPr>
          <w:b/>
          <w:bCs/>
          <w:sz w:val="44"/>
          <w:szCs w:val="40"/>
        </w:rPr>
      </w:pPr>
      <w:r w:rsidRPr="00123E6F">
        <w:rPr>
          <w:b/>
          <w:bCs/>
          <w:sz w:val="44"/>
          <w:szCs w:val="40"/>
        </w:rPr>
        <w:t xml:space="preserve">Semester </w:t>
      </w:r>
      <w:r w:rsidR="000F69A5">
        <w:rPr>
          <w:b/>
          <w:bCs/>
          <w:sz w:val="44"/>
          <w:szCs w:val="40"/>
        </w:rPr>
        <w:t>2</w:t>
      </w:r>
    </w:p>
    <w:p w14:paraId="0A46408A" w14:textId="77777777" w:rsidR="000F0B2E" w:rsidRPr="00123E6F" w:rsidRDefault="000F0B2E" w:rsidP="000F0B2E">
      <w:pPr>
        <w:spacing w:after="0"/>
        <w:jc w:val="center"/>
        <w:rPr>
          <w:b/>
          <w:bCs/>
          <w:sz w:val="44"/>
          <w:szCs w:val="40"/>
        </w:rPr>
      </w:pPr>
      <w:r w:rsidRPr="00123E6F">
        <w:rPr>
          <w:b/>
          <w:bCs/>
          <w:sz w:val="44"/>
          <w:szCs w:val="40"/>
        </w:rPr>
        <w:t>202</w:t>
      </w:r>
      <w:r>
        <w:rPr>
          <w:b/>
          <w:bCs/>
          <w:sz w:val="44"/>
          <w:szCs w:val="40"/>
        </w:rPr>
        <w:t>3</w:t>
      </w:r>
      <w:r w:rsidRPr="00123E6F">
        <w:rPr>
          <w:b/>
          <w:bCs/>
          <w:sz w:val="44"/>
          <w:szCs w:val="40"/>
        </w:rPr>
        <w:t>-202</w:t>
      </w:r>
      <w:r>
        <w:rPr>
          <w:b/>
          <w:bCs/>
          <w:sz w:val="44"/>
          <w:szCs w:val="40"/>
        </w:rPr>
        <w:t>4</w:t>
      </w:r>
    </w:p>
    <w:p w14:paraId="4426A49B" w14:textId="77777777" w:rsidR="000F0B2E" w:rsidRDefault="000F0B2E" w:rsidP="000F0B2E">
      <w:pPr>
        <w:spacing w:after="0"/>
        <w:jc w:val="center"/>
      </w:pPr>
    </w:p>
    <w:p w14:paraId="1985AA2C" w14:textId="77777777" w:rsidR="000F0B2E" w:rsidRDefault="000F0B2E" w:rsidP="000F0B2E">
      <w:pPr>
        <w:spacing w:after="0"/>
        <w:jc w:val="center"/>
      </w:pPr>
    </w:p>
    <w:p w14:paraId="37DE27FC" w14:textId="77777777" w:rsidR="000F0B2E" w:rsidRDefault="000F0B2E" w:rsidP="000F0B2E">
      <w:pPr>
        <w:spacing w:after="226"/>
        <w:jc w:val="center"/>
      </w:pPr>
    </w:p>
    <w:p w14:paraId="60B0CBC2" w14:textId="77777777" w:rsidR="000F0B2E" w:rsidRDefault="000F0B2E" w:rsidP="000F0B2E">
      <w:pPr>
        <w:spacing w:after="2" w:line="491" w:lineRule="auto"/>
        <w:ind w:right="202"/>
        <w:jc w:val="center"/>
      </w:pPr>
      <w:r>
        <w:rPr>
          <w:sz w:val="32"/>
        </w:rPr>
        <w:t>If you require this document, or any other course material, in an alternative format e.g. large print, coloured paper, etc.,</w:t>
      </w:r>
    </w:p>
    <w:p w14:paraId="7985A9D0" w14:textId="77777777" w:rsidR="000F0B2E" w:rsidRDefault="000F0B2E" w:rsidP="000F0B2E">
      <w:pPr>
        <w:spacing w:after="356"/>
        <w:ind w:right="380"/>
        <w:jc w:val="center"/>
      </w:pPr>
      <w:r>
        <w:rPr>
          <w:sz w:val="32"/>
        </w:rPr>
        <w:t>please contact the CTO</w:t>
      </w:r>
    </w:p>
    <w:p w14:paraId="17D096B0" w14:textId="77777777" w:rsidR="000F0B2E" w:rsidRDefault="000F0B2E" w:rsidP="000F0B2E">
      <w:pPr>
        <w:spacing w:after="84"/>
        <w:jc w:val="center"/>
      </w:pPr>
      <w:r>
        <w:rPr>
          <w:sz w:val="32"/>
        </w:rPr>
        <w:t>(</w:t>
      </w:r>
      <w:r>
        <w:rPr>
          <w:color w:val="0000FF"/>
          <w:sz w:val="32"/>
          <w:u w:val="single" w:color="0000FF"/>
        </w:rPr>
        <w:t>Chemistry.Teaching@ed.ac.uk</w:t>
      </w:r>
      <w:r>
        <w:rPr>
          <w:sz w:val="32"/>
        </w:rPr>
        <w:t>, Tel. 0131 650 4754</w:t>
      </w:r>
      <w:r>
        <w:rPr>
          <w:sz w:val="28"/>
        </w:rPr>
        <w:t>).</w:t>
      </w:r>
    </w:p>
    <w:p w14:paraId="383196CF" w14:textId="77777777" w:rsidR="000F0B2E" w:rsidRDefault="000F0B2E" w:rsidP="000F0B2E">
      <w:pPr>
        <w:spacing w:after="0" w:line="361" w:lineRule="auto"/>
        <w:ind w:left="142" w:right="9576"/>
      </w:pPr>
      <w:r>
        <w:rPr>
          <w:b/>
        </w:rPr>
        <w:t xml:space="preserve">  </w:t>
      </w:r>
    </w:p>
    <w:p w14:paraId="0C0E4C05" w14:textId="52A89D8A" w:rsidR="007F1F3E" w:rsidRDefault="006D2DA4" w:rsidP="00421B37">
      <w:r w:rsidRPr="4576950D">
        <w:t xml:space="preserve"> </w:t>
      </w:r>
    </w:p>
    <w:p w14:paraId="1B870255" w14:textId="77777777" w:rsidR="007F1F3E" w:rsidRDefault="48A61D4A" w:rsidP="00421B37">
      <w:r w:rsidRPr="4576950D">
        <w:rPr>
          <w:b/>
          <w:bCs/>
          <w:sz w:val="36"/>
          <w:szCs w:val="36"/>
        </w:rPr>
        <w:t xml:space="preserve"> </w:t>
      </w:r>
      <w:r w:rsidR="006D2DA4">
        <w:tab/>
      </w:r>
      <w:r w:rsidRPr="4576950D">
        <w:rPr>
          <w:b/>
          <w:bCs/>
          <w:sz w:val="36"/>
          <w:szCs w:val="36"/>
        </w:rPr>
        <w:t xml:space="preserve"> </w:t>
      </w:r>
      <w:r w:rsidR="006D2DA4">
        <w:br w:type="page"/>
      </w:r>
    </w:p>
    <w:p w14:paraId="48927536" w14:textId="77777777" w:rsidR="00BB0C30" w:rsidRPr="00BA3FFC" w:rsidRDefault="00BB0C30" w:rsidP="00BB0C30">
      <w:pPr>
        <w:spacing w:after="115"/>
        <w:ind w:left="157"/>
        <w:jc w:val="center"/>
      </w:pPr>
      <w:r w:rsidRPr="00743580">
        <w:rPr>
          <w:b/>
          <w:sz w:val="28"/>
          <w:szCs w:val="24"/>
        </w:rPr>
        <w:lastRenderedPageBreak/>
        <w:t>Contacts</w:t>
      </w:r>
      <w:r w:rsidRPr="00BA3FFC">
        <w:rPr>
          <w:b/>
        </w:rPr>
        <w:t xml:space="preserve"> </w:t>
      </w:r>
    </w:p>
    <w:p w14:paraId="35A7766E" w14:textId="77777777" w:rsidR="00BB0C30" w:rsidRPr="00BA3FFC" w:rsidRDefault="00BB0C30" w:rsidP="00BB0C30">
      <w:pPr>
        <w:spacing w:after="136"/>
        <w:ind w:left="142"/>
      </w:pPr>
      <w:r w:rsidRPr="00BA3FFC">
        <w:t xml:space="preserve"> </w:t>
      </w:r>
    </w:p>
    <w:p w14:paraId="74771D52" w14:textId="77777777" w:rsidR="00BB0C30" w:rsidRPr="00BA3FFC" w:rsidRDefault="00BB0C30" w:rsidP="00BB0C30">
      <w:pPr>
        <w:tabs>
          <w:tab w:val="left" w:pos="3556"/>
          <w:tab w:val="center" w:pos="4440"/>
          <w:tab w:val="left" w:pos="5812"/>
          <w:tab w:val="center" w:pos="7480"/>
        </w:tabs>
        <w:spacing w:after="146"/>
        <w:ind w:left="142"/>
      </w:pPr>
      <w:r w:rsidRPr="00BA3FFC">
        <w:rPr>
          <w:b/>
        </w:rPr>
        <w:t xml:space="preserve">Course Organiser:  </w:t>
      </w:r>
      <w:r w:rsidRPr="00BA3FFC">
        <w:rPr>
          <w:b/>
        </w:rPr>
        <w:tab/>
      </w:r>
      <w:r w:rsidRPr="00BA3FFC">
        <w:t xml:space="preserve">Dr David </w:t>
      </w:r>
      <w:proofErr w:type="gramStart"/>
      <w:r w:rsidRPr="00BA3FFC">
        <w:t xml:space="preserve">August  </w:t>
      </w:r>
      <w:r w:rsidRPr="00BA3FFC">
        <w:tab/>
      </w:r>
      <w:proofErr w:type="gramEnd"/>
      <w:r w:rsidRPr="00BA3FFC">
        <w:rPr>
          <w:color w:val="0000FF"/>
          <w:u w:val="single" w:color="0000FF"/>
        </w:rPr>
        <w:t>David.August@ed.ac.uk</w:t>
      </w:r>
      <w:r w:rsidRPr="00BA3FFC">
        <w:t xml:space="preserve">, R282 </w:t>
      </w:r>
    </w:p>
    <w:p w14:paraId="18ACB7F2" w14:textId="77777777" w:rsidR="00BB0C30" w:rsidRPr="00BA3FFC" w:rsidRDefault="00BB0C30" w:rsidP="00BB0C30">
      <w:pPr>
        <w:tabs>
          <w:tab w:val="left" w:pos="3544"/>
          <w:tab w:val="left" w:pos="5812"/>
        </w:tabs>
        <w:spacing w:after="122"/>
        <w:ind w:left="142"/>
      </w:pPr>
      <w:r w:rsidRPr="00BA3FFC">
        <w:rPr>
          <w:b/>
        </w:rPr>
        <w:t>Course Administrator:</w:t>
      </w:r>
      <w:r w:rsidRPr="00BA3FFC">
        <w:rPr>
          <w:b/>
        </w:rPr>
        <w:tab/>
      </w:r>
      <w:r w:rsidRPr="00BA3FFC">
        <w:rPr>
          <w:bCs/>
        </w:rPr>
        <w:t>Zoe Burger</w:t>
      </w:r>
      <w:r w:rsidRPr="00BA3FFC">
        <w:t xml:space="preserve"> </w:t>
      </w:r>
      <w:r w:rsidRPr="00BA3FFC">
        <w:tab/>
      </w:r>
      <w:r w:rsidRPr="00BA3FFC">
        <w:rPr>
          <w:color w:val="0000FF"/>
          <w:u w:val="single" w:color="0000FF"/>
        </w:rPr>
        <w:t>chemistry.pgt@ed.ac.uk,</w:t>
      </w:r>
      <w:r w:rsidRPr="00BA3FFC">
        <w:t xml:space="preserve"> CTO</w:t>
      </w:r>
    </w:p>
    <w:p w14:paraId="35197AC8" w14:textId="77777777" w:rsidR="00BB0C30" w:rsidRPr="00BA3FFC" w:rsidRDefault="00BB0C30" w:rsidP="00BB0C30">
      <w:pPr>
        <w:keepNext/>
        <w:keepLines/>
        <w:tabs>
          <w:tab w:val="left" w:pos="3544"/>
          <w:tab w:val="left" w:pos="5812"/>
        </w:tabs>
        <w:spacing w:after="192"/>
        <w:ind w:left="142"/>
        <w:outlineLvl w:val="0"/>
        <w:rPr>
          <w:b/>
        </w:rPr>
      </w:pPr>
    </w:p>
    <w:p w14:paraId="2D882984" w14:textId="77777777" w:rsidR="00BB0C30" w:rsidRPr="00BA3FFC" w:rsidRDefault="00BB0C30" w:rsidP="00BB0C30">
      <w:pPr>
        <w:keepNext/>
        <w:keepLines/>
        <w:tabs>
          <w:tab w:val="left" w:pos="3544"/>
          <w:tab w:val="left" w:pos="5812"/>
        </w:tabs>
        <w:spacing w:after="192"/>
        <w:ind w:left="142"/>
        <w:outlineLvl w:val="0"/>
      </w:pPr>
      <w:r>
        <w:rPr>
          <w:b/>
        </w:rPr>
        <w:t>PGT</w:t>
      </w:r>
      <w:r w:rsidRPr="00BA3FFC">
        <w:rPr>
          <w:b/>
        </w:rPr>
        <w:t xml:space="preserve"> Lab Technician</w:t>
      </w:r>
      <w:r w:rsidRPr="00BA3FFC">
        <w:t>:</w:t>
      </w:r>
      <w:r w:rsidRPr="00BA3FFC">
        <w:tab/>
      </w:r>
      <w:r>
        <w:t xml:space="preserve">Stewart </w:t>
      </w:r>
      <w:proofErr w:type="gramStart"/>
      <w:r>
        <w:t>Franklin</w:t>
      </w:r>
      <w:r w:rsidRPr="00BA3FFC">
        <w:t xml:space="preserve">  </w:t>
      </w:r>
      <w:r w:rsidRPr="00BA3FFC">
        <w:tab/>
      </w:r>
      <w:proofErr w:type="gramEnd"/>
      <w:r w:rsidRPr="00BA3FFC">
        <w:rPr>
          <w:color w:val="0000FF"/>
          <w:u w:val="single" w:color="0000FF"/>
        </w:rPr>
        <w:t>stewart.franklin@ed.ac.uk</w:t>
      </w:r>
      <w:r w:rsidRPr="00BA3FFC">
        <w:t xml:space="preserve">, </w:t>
      </w:r>
      <w:r>
        <w:t>NG5</w:t>
      </w:r>
    </w:p>
    <w:p w14:paraId="5BAD8524" w14:textId="77777777" w:rsidR="00BB0C30" w:rsidRPr="00BA3FFC" w:rsidRDefault="00BB0C30" w:rsidP="00BB0C30">
      <w:pPr>
        <w:spacing w:after="88"/>
        <w:ind w:left="142"/>
      </w:pPr>
    </w:p>
    <w:p w14:paraId="2AD9AE44" w14:textId="77777777" w:rsidR="00BB0C30" w:rsidRPr="00BA3FFC" w:rsidRDefault="00BB0C30" w:rsidP="00BB0C30">
      <w:pPr>
        <w:tabs>
          <w:tab w:val="left" w:pos="3544"/>
          <w:tab w:val="left" w:pos="5812"/>
        </w:tabs>
        <w:spacing w:after="88"/>
        <w:ind w:left="142"/>
      </w:pPr>
      <w:r w:rsidRPr="00BA3FFC">
        <w:rPr>
          <w:b/>
        </w:rPr>
        <w:t>Programme Director:</w:t>
      </w:r>
      <w:r w:rsidRPr="00BA3FFC">
        <w:rPr>
          <w:b/>
        </w:rPr>
        <w:tab/>
      </w:r>
      <w:r w:rsidRPr="00BA3FFC">
        <w:rPr>
          <w:bCs/>
        </w:rPr>
        <w:t>Dr Dave Clarke</w:t>
      </w:r>
      <w:r w:rsidRPr="00BA3FFC">
        <w:t xml:space="preserve"> </w:t>
      </w:r>
      <w:r w:rsidRPr="00BA3FFC">
        <w:tab/>
      </w:r>
      <w:r w:rsidRPr="00BA3FFC">
        <w:rPr>
          <w:color w:val="0000FF"/>
          <w:u w:val="single" w:color="0000FF"/>
        </w:rPr>
        <w:t>dave.clarke@ed.ac.uk,</w:t>
      </w:r>
      <w:r w:rsidRPr="00BA3FFC">
        <w:t xml:space="preserve"> R288</w:t>
      </w:r>
    </w:p>
    <w:p w14:paraId="7BFF27AA" w14:textId="77777777" w:rsidR="00BB0C30" w:rsidRDefault="00BB0C30" w:rsidP="00BB0C30">
      <w:pPr>
        <w:tabs>
          <w:tab w:val="center" w:pos="9216"/>
        </w:tabs>
        <w:spacing w:after="85"/>
        <w:jc w:val="left"/>
      </w:pPr>
      <w:r w:rsidRPr="4576950D">
        <w:rPr>
          <w:sz w:val="18"/>
          <w:szCs w:val="18"/>
        </w:rPr>
        <w:t xml:space="preserve"> </w:t>
      </w:r>
    </w:p>
    <w:p w14:paraId="06A1911C" w14:textId="77777777" w:rsidR="00BB0C30" w:rsidRDefault="00BB0C30" w:rsidP="00BB0C30">
      <w:pPr>
        <w:tabs>
          <w:tab w:val="center" w:pos="9216"/>
        </w:tabs>
        <w:spacing w:after="143"/>
        <w:jc w:val="left"/>
      </w:pPr>
      <w:r w:rsidRPr="4576950D">
        <w:rPr>
          <w:sz w:val="18"/>
          <w:szCs w:val="18"/>
        </w:rPr>
        <w:t xml:space="preserve"> </w:t>
      </w:r>
    </w:p>
    <w:p w14:paraId="7F488575" w14:textId="77777777" w:rsidR="00BB0C30" w:rsidRDefault="00AD7811" w:rsidP="00BB0C30">
      <w:pPr>
        <w:tabs>
          <w:tab w:val="center" w:pos="9216"/>
        </w:tabs>
        <w:spacing w:after="115"/>
        <w:jc w:val="left"/>
      </w:pPr>
      <w:commentRangeStart w:id="0"/>
      <w:commentRangeEnd w:id="0"/>
      <w:r>
        <w:rPr>
          <w:rStyle w:val="CommentReference"/>
        </w:rPr>
        <w:commentReference w:id="0"/>
      </w:r>
      <w:r w:rsidR="00BB0C30">
        <w:t xml:space="preserve"> </w:t>
      </w:r>
    </w:p>
    <w:p w14:paraId="1C34D2BE" w14:textId="41756914" w:rsidR="00BB0C30" w:rsidRDefault="00BB0C30" w:rsidP="004B6F50">
      <w:pPr>
        <w:tabs>
          <w:tab w:val="center" w:pos="9360"/>
        </w:tabs>
        <w:spacing w:after="133" w:line="276" w:lineRule="auto"/>
        <w:ind w:left="-15"/>
        <w:jc w:val="left"/>
      </w:pPr>
      <w:r w:rsidRPr="4576950D">
        <w:rPr>
          <w:b/>
          <w:bCs/>
        </w:rPr>
        <w:t xml:space="preserve">Introduction </w:t>
      </w:r>
      <w:r>
        <w:tab/>
      </w:r>
      <w:r w:rsidR="004B6F50">
        <w:rPr>
          <w:b/>
          <w:bCs/>
        </w:rPr>
        <w:t>3</w:t>
      </w:r>
      <w:r w:rsidRPr="4576950D">
        <w:rPr>
          <w:b/>
          <w:bCs/>
        </w:rPr>
        <w:t xml:space="preserve"> </w:t>
      </w:r>
    </w:p>
    <w:p w14:paraId="3185729B" w14:textId="77777777" w:rsidR="00BB0C30" w:rsidRDefault="00BB0C30" w:rsidP="004B6F50">
      <w:pPr>
        <w:tabs>
          <w:tab w:val="center" w:pos="9360"/>
        </w:tabs>
        <w:spacing w:after="133" w:line="276" w:lineRule="auto"/>
        <w:ind w:left="-15"/>
        <w:jc w:val="left"/>
      </w:pPr>
      <w:r>
        <w:rPr>
          <w:b/>
          <w:bCs/>
        </w:rPr>
        <w:t>Safety</w:t>
      </w:r>
      <w:r>
        <w:tab/>
      </w:r>
      <w:r w:rsidRPr="4576950D">
        <w:rPr>
          <w:b/>
          <w:bCs/>
        </w:rPr>
        <w:t xml:space="preserve">4 </w:t>
      </w:r>
    </w:p>
    <w:p w14:paraId="678A64E5" w14:textId="33F9AC47" w:rsidR="00BB0C30" w:rsidRDefault="00BB0C30" w:rsidP="004B6F50">
      <w:pPr>
        <w:tabs>
          <w:tab w:val="center" w:pos="9360"/>
        </w:tabs>
        <w:spacing w:after="133" w:line="276" w:lineRule="auto"/>
        <w:ind w:left="-15"/>
        <w:jc w:val="left"/>
      </w:pPr>
      <w:r>
        <w:rPr>
          <w:b/>
          <w:bCs/>
        </w:rPr>
        <w:t>General Organisation</w:t>
      </w:r>
      <w:r w:rsidRPr="4576950D">
        <w:rPr>
          <w:b/>
          <w:bCs/>
        </w:rPr>
        <w:t xml:space="preserve"> </w:t>
      </w:r>
      <w:r>
        <w:tab/>
      </w:r>
      <w:r w:rsidR="004B6F50">
        <w:rPr>
          <w:b/>
          <w:bCs/>
        </w:rPr>
        <w:t>6</w:t>
      </w:r>
      <w:r w:rsidRPr="4576950D">
        <w:rPr>
          <w:b/>
          <w:bCs/>
        </w:rPr>
        <w:t xml:space="preserve"> </w:t>
      </w:r>
    </w:p>
    <w:p w14:paraId="434D950F" w14:textId="622EFC56" w:rsidR="00BB0C30" w:rsidRDefault="00BB0C30" w:rsidP="004B6F50">
      <w:pPr>
        <w:tabs>
          <w:tab w:val="center" w:pos="9360"/>
        </w:tabs>
        <w:spacing w:after="133" w:line="276" w:lineRule="auto"/>
        <w:ind w:left="-15"/>
        <w:jc w:val="left"/>
      </w:pPr>
      <w:r>
        <w:rPr>
          <w:b/>
          <w:bCs/>
        </w:rPr>
        <w:t>Marking and Assessment</w:t>
      </w:r>
      <w:r w:rsidRPr="4576950D">
        <w:rPr>
          <w:b/>
          <w:bCs/>
        </w:rPr>
        <w:t xml:space="preserve"> </w:t>
      </w:r>
      <w:r>
        <w:tab/>
      </w:r>
      <w:r w:rsidR="004B6F50">
        <w:rPr>
          <w:b/>
          <w:bCs/>
        </w:rPr>
        <w:t>9</w:t>
      </w:r>
      <w:r w:rsidRPr="4576950D">
        <w:rPr>
          <w:b/>
          <w:bCs/>
        </w:rPr>
        <w:t xml:space="preserve"> </w:t>
      </w:r>
    </w:p>
    <w:p w14:paraId="125C418F" w14:textId="77777777" w:rsidR="00BB0C30" w:rsidRDefault="00BB0C30" w:rsidP="004B6F50">
      <w:pPr>
        <w:tabs>
          <w:tab w:val="center" w:pos="9360"/>
        </w:tabs>
        <w:spacing w:after="120" w:line="276" w:lineRule="auto"/>
        <w:jc w:val="left"/>
      </w:pPr>
      <w:r w:rsidRPr="4576950D">
        <w:rPr>
          <w:b/>
          <w:bCs/>
        </w:rPr>
        <w:t xml:space="preserve">  </w:t>
      </w:r>
    </w:p>
    <w:p w14:paraId="784BCE02" w14:textId="77777777" w:rsidR="00BB0C30" w:rsidRDefault="00BB0C30" w:rsidP="004B6F50">
      <w:pPr>
        <w:tabs>
          <w:tab w:val="center" w:pos="9360"/>
        </w:tabs>
        <w:spacing w:after="118" w:line="276" w:lineRule="auto"/>
        <w:ind w:left="-15"/>
        <w:jc w:val="left"/>
      </w:pPr>
      <w:r w:rsidRPr="4576950D">
        <w:rPr>
          <w:b/>
          <w:bCs/>
        </w:rPr>
        <w:t>Experiment 1A</w:t>
      </w:r>
      <w:r>
        <w:t xml:space="preserve">: </w:t>
      </w:r>
      <w:r w:rsidRPr="4576950D">
        <w:rPr>
          <w:rFonts w:ascii="Times New Roman" w:eastAsia="Times New Roman" w:hAnsi="Times New Roman" w:cs="Times New Roman"/>
        </w:rPr>
        <w:t xml:space="preserve"> </w:t>
      </w:r>
      <w:r w:rsidRPr="4576950D">
        <w:rPr>
          <w:i/>
          <w:iCs/>
        </w:rPr>
        <w:t xml:space="preserve">Welcome to the Laboratory: Synthesis of a </w:t>
      </w:r>
      <w:proofErr w:type="gramStart"/>
      <w:r w:rsidRPr="4576950D">
        <w:rPr>
          <w:i/>
          <w:iCs/>
        </w:rPr>
        <w:t>Ni(</w:t>
      </w:r>
      <w:proofErr w:type="gramEnd"/>
      <w:r w:rsidRPr="4576950D">
        <w:rPr>
          <w:i/>
          <w:iCs/>
        </w:rPr>
        <w:t>II) Complex</w:t>
      </w:r>
      <w:r>
        <w:tab/>
      </w:r>
      <w:r w:rsidRPr="4576950D">
        <w:rPr>
          <w:b/>
          <w:bCs/>
        </w:rPr>
        <w:t>12</w:t>
      </w:r>
      <w:r>
        <w:t xml:space="preserve"> </w:t>
      </w:r>
    </w:p>
    <w:p w14:paraId="10D4DE92" w14:textId="77777777" w:rsidR="00053151" w:rsidRDefault="00053151">
      <w:pPr>
        <w:jc w:val="left"/>
        <w:rPr>
          <w:b/>
          <w:i/>
          <w:sz w:val="32"/>
        </w:rPr>
      </w:pPr>
      <w:r>
        <w:br w:type="page"/>
      </w:r>
    </w:p>
    <w:p w14:paraId="5D745374" w14:textId="6A852477" w:rsidR="00BB0C30" w:rsidRPr="00743580" w:rsidRDefault="00BB0C30" w:rsidP="00BB0C30">
      <w:pPr>
        <w:pStyle w:val="Heading1"/>
      </w:pPr>
      <w:r w:rsidRPr="00743580">
        <w:lastRenderedPageBreak/>
        <w:t xml:space="preserve">Introduction </w:t>
      </w:r>
    </w:p>
    <w:p w14:paraId="52B28299" w14:textId="367D2AA0" w:rsidR="00BB0C30" w:rsidRDefault="00BB0C30" w:rsidP="00BB0C30">
      <w:pPr>
        <w:spacing w:after="57"/>
        <w:jc w:val="left"/>
      </w:pPr>
    </w:p>
    <w:p w14:paraId="25491248" w14:textId="77777777" w:rsidR="00BB0C30" w:rsidRDefault="00BB0C30" w:rsidP="00BB0C30">
      <w:pPr>
        <w:spacing w:after="143"/>
        <w:jc w:val="left"/>
      </w:pPr>
      <w:r w:rsidRPr="4576950D">
        <w:rPr>
          <w:sz w:val="18"/>
          <w:szCs w:val="18"/>
        </w:rPr>
        <w:t xml:space="preserve"> </w:t>
      </w:r>
      <w:r w:rsidRPr="4576950D">
        <w:rPr>
          <w:b/>
          <w:bCs/>
        </w:rPr>
        <w:t xml:space="preserve"> </w:t>
      </w:r>
    </w:p>
    <w:p w14:paraId="7F4F20CE" w14:textId="77777777" w:rsidR="00BB0C30" w:rsidRDefault="00BB0C30" w:rsidP="00BB0C30">
      <w:pPr>
        <w:pStyle w:val="Heading2"/>
      </w:pPr>
      <w:r>
        <w:t xml:space="preserve">Aims </w:t>
      </w:r>
    </w:p>
    <w:p w14:paraId="7ACF5A1B" w14:textId="22B36322" w:rsidR="0017284E" w:rsidRPr="0017284E" w:rsidRDefault="0017284E" w:rsidP="0017284E">
      <w:pPr>
        <w:spacing w:before="240" w:after="0" w:line="360" w:lineRule="auto"/>
      </w:pPr>
      <w:r w:rsidRPr="0017284E">
        <w:t xml:space="preserve">The aim of the Research Techniques PGT laboratory course is to build upon the laboratory techniques covered in Semester 1 and </w:t>
      </w:r>
      <w:r w:rsidR="00972C47">
        <w:t xml:space="preserve">further </w:t>
      </w:r>
      <w:r w:rsidR="00007EFD">
        <w:t xml:space="preserve">develop </w:t>
      </w:r>
      <w:r w:rsidRPr="0017284E">
        <w:t xml:space="preserve">students independent research and laboratory </w:t>
      </w:r>
      <w:r w:rsidR="00007EFD">
        <w:t>skills</w:t>
      </w:r>
      <w:r w:rsidRPr="0017284E">
        <w:t xml:space="preserve">. </w:t>
      </w:r>
      <w:r w:rsidR="00007EFD">
        <w:t xml:space="preserve">This course will also </w:t>
      </w:r>
      <w:r w:rsidR="007B6914">
        <w:t>provide hands-on experience with a wide range of advanced analytical instrumentation</w:t>
      </w:r>
      <w:r w:rsidR="0049619B">
        <w:t xml:space="preserve"> that are commonly used in any modern chemical analysis. Students will also be introduced to practical computational skills and the significant role they play in modern </w:t>
      </w:r>
      <w:r w:rsidR="00A47004">
        <w:t>research methods.</w:t>
      </w:r>
    </w:p>
    <w:p w14:paraId="0A54B81B" w14:textId="77777777" w:rsidR="00BB0C30" w:rsidRDefault="00BB0C30" w:rsidP="00BB0C30">
      <w:pPr>
        <w:spacing w:after="120"/>
        <w:jc w:val="left"/>
      </w:pPr>
      <w:r>
        <w:t xml:space="preserve"> </w:t>
      </w:r>
    </w:p>
    <w:p w14:paraId="6F27A3B8" w14:textId="77777777" w:rsidR="00BB0C30" w:rsidRDefault="00BB0C30" w:rsidP="00BB0C30">
      <w:pPr>
        <w:spacing w:after="125" w:line="249" w:lineRule="auto"/>
        <w:ind w:left="-5"/>
      </w:pPr>
      <w:r w:rsidRPr="4576950D">
        <w:rPr>
          <w:b/>
          <w:bCs/>
        </w:rPr>
        <w:t xml:space="preserve">Learning Outcomes: </w:t>
      </w:r>
    </w:p>
    <w:p w14:paraId="5EC0C7B9" w14:textId="77777777" w:rsidR="00BB0C30" w:rsidRDefault="00BB0C30" w:rsidP="00BB0C30">
      <w:pPr>
        <w:spacing w:after="165"/>
        <w:ind w:left="14"/>
      </w:pPr>
      <w:r>
        <w:t xml:space="preserve">At the end of this laboratory </w:t>
      </w:r>
      <w:proofErr w:type="gramStart"/>
      <w:r>
        <w:t>course</w:t>
      </w:r>
      <w:proofErr w:type="gramEnd"/>
      <w:r>
        <w:t xml:space="preserve"> you will be able to: </w:t>
      </w:r>
    </w:p>
    <w:p w14:paraId="3A9D8C70" w14:textId="77777777" w:rsidR="00EF6294" w:rsidRPr="00EF6294" w:rsidRDefault="00EF6294" w:rsidP="00EF6294">
      <w:pPr>
        <w:spacing w:after="115"/>
        <w:ind w:left="357"/>
        <w:jc w:val="left"/>
      </w:pPr>
      <w:r w:rsidRPr="00EF6294">
        <w:t xml:space="preserve">1. </w:t>
      </w:r>
      <w:r w:rsidRPr="00EF6294">
        <w:rPr>
          <w:b/>
        </w:rPr>
        <w:t>Manage available laboratory time effectively</w:t>
      </w:r>
      <w:r w:rsidRPr="00EF6294">
        <w:t xml:space="preserve">  </w:t>
      </w:r>
    </w:p>
    <w:p w14:paraId="492183A0" w14:textId="77777777" w:rsidR="00EF6294" w:rsidRPr="00EF6294" w:rsidRDefault="00EF6294" w:rsidP="00EF6294">
      <w:pPr>
        <w:spacing w:after="115"/>
        <w:ind w:left="357"/>
        <w:jc w:val="left"/>
      </w:pPr>
      <w:r w:rsidRPr="00EF6294">
        <w:t xml:space="preserve">2. </w:t>
      </w:r>
      <w:r w:rsidRPr="00EF6294">
        <w:rPr>
          <w:b/>
        </w:rPr>
        <w:t>Record analytical data in a professional manner</w:t>
      </w:r>
      <w:r w:rsidRPr="00EF6294">
        <w:t xml:space="preserve">  </w:t>
      </w:r>
    </w:p>
    <w:p w14:paraId="224D3E53" w14:textId="4CB353EE" w:rsidR="00A47004" w:rsidRDefault="00EF6294" w:rsidP="00EF6294">
      <w:pPr>
        <w:spacing w:after="115"/>
        <w:ind w:left="357"/>
        <w:jc w:val="left"/>
        <w:rPr>
          <w:b/>
        </w:rPr>
      </w:pPr>
      <w:r w:rsidRPr="00EF6294">
        <w:t xml:space="preserve">3. </w:t>
      </w:r>
      <w:r w:rsidRPr="00EF6294">
        <w:rPr>
          <w:b/>
        </w:rPr>
        <w:t>Use a range of advanced instrument</w:t>
      </w:r>
      <w:r w:rsidR="00074A7C">
        <w:rPr>
          <w:b/>
        </w:rPr>
        <w:t>s &amp;</w:t>
      </w:r>
      <w:r w:rsidR="009E0BF7">
        <w:rPr>
          <w:b/>
        </w:rPr>
        <w:t xml:space="preserve"> </w:t>
      </w:r>
      <w:r w:rsidRPr="00EF6294">
        <w:rPr>
          <w:b/>
        </w:rPr>
        <w:t>techniques</w:t>
      </w:r>
    </w:p>
    <w:p w14:paraId="373E96C2" w14:textId="518268F3" w:rsidR="00A47004" w:rsidRDefault="00A47004" w:rsidP="00A47004">
      <w:pPr>
        <w:spacing w:after="115"/>
        <w:ind w:left="357"/>
        <w:jc w:val="left"/>
      </w:pPr>
      <w:r>
        <w:t xml:space="preserve">4. </w:t>
      </w:r>
      <w:r w:rsidR="004F240E" w:rsidRPr="004F240E">
        <w:rPr>
          <w:b/>
          <w:bCs/>
        </w:rPr>
        <w:t>Utilise computational methods to support practical experiments</w:t>
      </w:r>
      <w:r w:rsidR="00EF6294" w:rsidRPr="00EF6294">
        <w:t xml:space="preserve">  </w:t>
      </w:r>
    </w:p>
    <w:p w14:paraId="536A28BB" w14:textId="06433A01" w:rsidR="00EF6294" w:rsidRPr="00EF6294" w:rsidRDefault="00A47004" w:rsidP="00A47004">
      <w:pPr>
        <w:spacing w:after="115"/>
        <w:ind w:left="357"/>
        <w:jc w:val="left"/>
      </w:pPr>
      <w:r>
        <w:t xml:space="preserve">5. </w:t>
      </w:r>
      <w:r w:rsidR="00EF6294" w:rsidRPr="00EF6294">
        <w:rPr>
          <w:b/>
        </w:rPr>
        <w:t>Appreciate the importance of safety in laboratory work</w:t>
      </w:r>
      <w:r w:rsidR="00EF6294" w:rsidRPr="00EF6294">
        <w:t xml:space="preserve">  </w:t>
      </w:r>
    </w:p>
    <w:p w14:paraId="2AA97676" w14:textId="29328E15" w:rsidR="00EF6294" w:rsidRPr="00EF6294" w:rsidRDefault="00A47004" w:rsidP="00EF6294">
      <w:pPr>
        <w:spacing w:after="115"/>
        <w:ind w:left="357"/>
        <w:jc w:val="left"/>
      </w:pPr>
      <w:r>
        <w:t>6</w:t>
      </w:r>
      <w:r w:rsidR="00EF6294" w:rsidRPr="00EF6294">
        <w:t xml:space="preserve">. </w:t>
      </w:r>
      <w:r w:rsidR="00EF6294" w:rsidRPr="00EF6294">
        <w:rPr>
          <w:b/>
        </w:rPr>
        <w:t>Act as a confident, proficient, and independent laboratory practitioner</w:t>
      </w:r>
      <w:r w:rsidR="00EF6294" w:rsidRPr="00EF6294">
        <w:t xml:space="preserve"> </w:t>
      </w:r>
    </w:p>
    <w:p w14:paraId="42324F41" w14:textId="69D1F67C" w:rsidR="00EF6294" w:rsidRPr="00EF6294" w:rsidRDefault="00A47004" w:rsidP="00EF6294">
      <w:pPr>
        <w:spacing w:after="115"/>
        <w:ind w:left="357"/>
        <w:jc w:val="left"/>
      </w:pPr>
      <w:r>
        <w:t>7</w:t>
      </w:r>
      <w:r w:rsidR="00EF6294" w:rsidRPr="00EF6294">
        <w:t xml:space="preserve">. </w:t>
      </w:r>
      <w:r w:rsidR="00EF6294" w:rsidRPr="00EF6294">
        <w:rPr>
          <w:b/>
        </w:rPr>
        <w:t>Design and carry out novel investigations</w:t>
      </w:r>
      <w:r w:rsidR="00EF6294" w:rsidRPr="00EF6294">
        <w:t xml:space="preserve"> </w:t>
      </w:r>
    </w:p>
    <w:p w14:paraId="793483C5" w14:textId="77777777" w:rsidR="00BB0C30" w:rsidRDefault="00BB0C30" w:rsidP="00BB0C30">
      <w:pPr>
        <w:spacing w:after="115"/>
        <w:ind w:left="357"/>
        <w:jc w:val="left"/>
      </w:pPr>
      <w:r>
        <w:t xml:space="preserve"> </w:t>
      </w:r>
    </w:p>
    <w:p w14:paraId="6EB0223C" w14:textId="77777777" w:rsidR="00BB0C30" w:rsidRDefault="00BB0C30" w:rsidP="00BB0C30">
      <w:pPr>
        <w:spacing w:after="192"/>
        <w:jc w:val="left"/>
      </w:pPr>
      <w:r>
        <w:t xml:space="preserve">   </w:t>
      </w:r>
    </w:p>
    <w:p w14:paraId="761E59CB" w14:textId="77777777" w:rsidR="00BB0C30" w:rsidRDefault="00BB0C30" w:rsidP="00BB0C30">
      <w:pPr>
        <w:spacing w:after="153"/>
        <w:jc w:val="left"/>
      </w:pPr>
      <w:r w:rsidRPr="4576950D">
        <w:rPr>
          <w:b/>
          <w:bCs/>
          <w:i/>
          <w:iCs/>
          <w:sz w:val="32"/>
          <w:szCs w:val="32"/>
        </w:rPr>
        <w:t xml:space="preserve"> </w:t>
      </w:r>
    </w:p>
    <w:p w14:paraId="0567C6A6" w14:textId="77777777" w:rsidR="00BB0C30" w:rsidRDefault="00BB0C30" w:rsidP="00BB0C30">
      <w:pPr>
        <w:spacing w:after="153"/>
        <w:jc w:val="left"/>
      </w:pPr>
      <w:r w:rsidRPr="4576950D">
        <w:rPr>
          <w:b/>
          <w:bCs/>
          <w:i/>
          <w:iCs/>
          <w:sz w:val="32"/>
          <w:szCs w:val="32"/>
        </w:rPr>
        <w:t xml:space="preserve"> </w:t>
      </w:r>
    </w:p>
    <w:p w14:paraId="793C7231" w14:textId="77777777" w:rsidR="00BB0C30" w:rsidRDefault="00BB0C30" w:rsidP="00BB0C30">
      <w:pPr>
        <w:spacing w:after="153"/>
        <w:jc w:val="left"/>
      </w:pPr>
      <w:r w:rsidRPr="4576950D">
        <w:rPr>
          <w:b/>
          <w:bCs/>
          <w:i/>
          <w:iCs/>
          <w:sz w:val="32"/>
          <w:szCs w:val="32"/>
        </w:rPr>
        <w:t xml:space="preserve"> </w:t>
      </w:r>
    </w:p>
    <w:p w14:paraId="1EF5C23B" w14:textId="77777777" w:rsidR="00BB0C30" w:rsidRDefault="00BB0C30" w:rsidP="00BB0C30">
      <w:pPr>
        <w:spacing w:after="0"/>
        <w:jc w:val="left"/>
      </w:pPr>
      <w:r w:rsidRPr="4576950D">
        <w:rPr>
          <w:b/>
          <w:bCs/>
          <w:i/>
          <w:iCs/>
          <w:sz w:val="32"/>
          <w:szCs w:val="32"/>
        </w:rPr>
        <w:t xml:space="preserve"> </w:t>
      </w:r>
    </w:p>
    <w:p w14:paraId="552911CC" w14:textId="77777777" w:rsidR="00BB0C30" w:rsidRDefault="00BB0C30" w:rsidP="00BB0C30">
      <w:pPr>
        <w:spacing w:after="153"/>
        <w:jc w:val="left"/>
      </w:pPr>
      <w:r w:rsidRPr="4576950D">
        <w:rPr>
          <w:b/>
          <w:bCs/>
          <w:i/>
          <w:iCs/>
          <w:sz w:val="32"/>
          <w:szCs w:val="32"/>
        </w:rPr>
        <w:t xml:space="preserve"> </w:t>
      </w:r>
    </w:p>
    <w:p w14:paraId="239C9A13" w14:textId="77777777" w:rsidR="00BB0C30" w:rsidRDefault="00BB0C30" w:rsidP="00BB0C30">
      <w:pPr>
        <w:spacing w:after="0"/>
      </w:pPr>
      <w:r w:rsidRPr="4576950D">
        <w:rPr>
          <w:b/>
          <w:bCs/>
          <w:i/>
          <w:iCs/>
          <w:sz w:val="32"/>
          <w:szCs w:val="32"/>
        </w:rPr>
        <w:t xml:space="preserve"> </w:t>
      </w:r>
      <w:r>
        <w:tab/>
      </w:r>
      <w:r w:rsidRPr="4576950D">
        <w:rPr>
          <w:b/>
          <w:bCs/>
          <w:i/>
          <w:iCs/>
          <w:sz w:val="32"/>
          <w:szCs w:val="32"/>
        </w:rPr>
        <w:t xml:space="preserve"> </w:t>
      </w:r>
      <w:r>
        <w:br w:type="page"/>
      </w:r>
    </w:p>
    <w:p w14:paraId="49CF9202" w14:textId="77777777" w:rsidR="00BB0C30" w:rsidRPr="00990F6A" w:rsidRDefault="00BB0C30" w:rsidP="00BB0C30">
      <w:pPr>
        <w:pStyle w:val="Heading1"/>
      </w:pPr>
      <w:commentRangeStart w:id="1"/>
      <w:r w:rsidRPr="00990F6A">
        <w:lastRenderedPageBreak/>
        <w:t xml:space="preserve">SAFETY </w:t>
      </w:r>
      <w:commentRangeEnd w:id="1"/>
      <w:r w:rsidR="00E503EA">
        <w:rPr>
          <w:rStyle w:val="CommentReference"/>
          <w:b w:val="0"/>
          <w:i w:val="0"/>
        </w:rPr>
        <w:commentReference w:id="1"/>
      </w:r>
    </w:p>
    <w:p w14:paraId="3B213F07" w14:textId="77777777" w:rsidR="00BB0C30" w:rsidRDefault="00BB0C30" w:rsidP="006D5550">
      <w:pPr>
        <w:numPr>
          <w:ilvl w:val="0"/>
          <w:numId w:val="1"/>
        </w:numPr>
        <w:spacing w:after="9" w:line="359" w:lineRule="auto"/>
        <w:ind w:hanging="360"/>
      </w:pPr>
      <w:r w:rsidRPr="4576950D">
        <w:rPr>
          <w:b/>
          <w:bCs/>
        </w:rPr>
        <w:t xml:space="preserve">In general, if you are uncertain about any safety matter, consult a demonstrator or a member of staff </w:t>
      </w:r>
      <w:r w:rsidRPr="4576950D">
        <w:rPr>
          <w:b/>
          <w:bCs/>
          <w:u w:val="single"/>
        </w:rPr>
        <w:t>immediately</w:t>
      </w:r>
      <w:r w:rsidRPr="4576950D">
        <w:rPr>
          <w:b/>
          <w:bCs/>
        </w:rPr>
        <w:t>, before carrying out any procedures.</w:t>
      </w:r>
      <w:r>
        <w:t xml:space="preserve"> </w:t>
      </w:r>
    </w:p>
    <w:p w14:paraId="057BC364" w14:textId="77777777" w:rsidR="00BB0C30" w:rsidRDefault="00BB0C30" w:rsidP="00BB0C30">
      <w:pPr>
        <w:spacing w:after="115"/>
        <w:jc w:val="left"/>
      </w:pPr>
      <w:r w:rsidRPr="4576950D">
        <w:rPr>
          <w:b/>
          <w:bCs/>
        </w:rPr>
        <w:t xml:space="preserve"> </w:t>
      </w:r>
    </w:p>
    <w:p w14:paraId="7803909E" w14:textId="3ED6C53A" w:rsidR="00BB0C30" w:rsidRDefault="00BB0C30" w:rsidP="006D5550">
      <w:pPr>
        <w:numPr>
          <w:ilvl w:val="0"/>
          <w:numId w:val="1"/>
        </w:numPr>
        <w:spacing w:after="0" w:line="360" w:lineRule="auto"/>
        <w:ind w:hanging="360"/>
      </w:pPr>
      <w:r w:rsidRPr="4576950D">
        <w:rPr>
          <w:b/>
          <w:bCs/>
        </w:rPr>
        <w:t xml:space="preserve">Each experiment </w:t>
      </w:r>
      <w:r w:rsidR="000044B4">
        <w:rPr>
          <w:b/>
          <w:bCs/>
        </w:rPr>
        <w:t xml:space="preserve">or instrument </w:t>
      </w:r>
      <w:r w:rsidRPr="4576950D">
        <w:rPr>
          <w:b/>
          <w:bCs/>
        </w:rPr>
        <w:t xml:space="preserve">will have been assessed according to the </w:t>
      </w:r>
      <w:proofErr w:type="gramStart"/>
      <w:r w:rsidRPr="4576950D">
        <w:rPr>
          <w:b/>
          <w:bCs/>
        </w:rPr>
        <w:t>ALL</w:t>
      </w:r>
      <w:r w:rsidR="00DC3C7F">
        <w:rPr>
          <w:b/>
          <w:bCs/>
        </w:rPr>
        <w:t xml:space="preserve"> </w:t>
      </w:r>
      <w:r w:rsidRPr="4576950D">
        <w:rPr>
          <w:b/>
          <w:bCs/>
        </w:rPr>
        <w:t>RISKS</w:t>
      </w:r>
      <w:proofErr w:type="gramEnd"/>
      <w:r w:rsidRPr="4576950D">
        <w:rPr>
          <w:b/>
          <w:bCs/>
        </w:rPr>
        <w:t xml:space="preserve"> regulations by the technicians and staff members.  </w:t>
      </w:r>
      <w:r w:rsidRPr="4576950D">
        <w:rPr>
          <w:b/>
          <w:bCs/>
          <w:u w:val="single"/>
        </w:rPr>
        <w:t>These assessments will be available for your</w:t>
      </w:r>
      <w:r w:rsidRPr="4576950D">
        <w:rPr>
          <w:b/>
          <w:bCs/>
        </w:rPr>
        <w:t xml:space="preserve"> </w:t>
      </w:r>
      <w:r w:rsidRPr="4576950D">
        <w:rPr>
          <w:b/>
          <w:bCs/>
          <w:u w:val="single"/>
        </w:rPr>
        <w:t xml:space="preserve">inspection and you are required to read them </w:t>
      </w:r>
      <w:r w:rsidR="000044B4">
        <w:rPr>
          <w:b/>
          <w:bCs/>
          <w:u w:val="single"/>
        </w:rPr>
        <w:t>before each session.</w:t>
      </w:r>
      <w:r w:rsidRPr="4576950D">
        <w:rPr>
          <w:b/>
          <w:bCs/>
        </w:rPr>
        <w:t xml:space="preserve">  </w:t>
      </w:r>
      <w:r>
        <w:t xml:space="preserve"> </w:t>
      </w:r>
    </w:p>
    <w:p w14:paraId="3BCFED91" w14:textId="77777777" w:rsidR="00BB0C30" w:rsidRDefault="00BB0C30" w:rsidP="00BB0C30">
      <w:pPr>
        <w:spacing w:after="115"/>
        <w:jc w:val="left"/>
      </w:pPr>
      <w:r w:rsidRPr="4576950D">
        <w:rPr>
          <w:b/>
          <w:bCs/>
        </w:rPr>
        <w:t xml:space="preserve"> </w:t>
      </w:r>
    </w:p>
    <w:p w14:paraId="32D9AA5E" w14:textId="07A99730" w:rsidR="00BB0C30" w:rsidRDefault="00BB0C30" w:rsidP="006D5550">
      <w:pPr>
        <w:numPr>
          <w:ilvl w:val="0"/>
          <w:numId w:val="1"/>
        </w:numPr>
        <w:spacing w:after="5" w:line="360" w:lineRule="auto"/>
        <w:ind w:hanging="360"/>
      </w:pPr>
      <w:r w:rsidRPr="4576950D">
        <w:rPr>
          <w:b/>
          <w:bCs/>
        </w:rPr>
        <w:t xml:space="preserve">Safety glasses </w:t>
      </w:r>
      <w:r w:rsidRPr="4576950D">
        <w:rPr>
          <w:b/>
          <w:bCs/>
          <w:u w:val="single"/>
        </w:rPr>
        <w:t xml:space="preserve">must be </w:t>
      </w:r>
      <w:proofErr w:type="gramStart"/>
      <w:r w:rsidRPr="4576950D">
        <w:rPr>
          <w:b/>
          <w:bCs/>
          <w:u w:val="single"/>
        </w:rPr>
        <w:t>worn at all times</w:t>
      </w:r>
      <w:proofErr w:type="gramEnd"/>
      <w:r w:rsidRPr="4576950D">
        <w:rPr>
          <w:b/>
          <w:bCs/>
        </w:rPr>
        <w:t xml:space="preserve">. Students who normally wear spectacles are required to wear safety glasses over their normal spectacles, or to obtain a pair with toughened glass or plastic lenses and side shields.  Students who wear contact lenses should advise the </w:t>
      </w:r>
      <w:r w:rsidR="00EA0851">
        <w:rPr>
          <w:b/>
          <w:bCs/>
        </w:rPr>
        <w:t>T</w:t>
      </w:r>
      <w:r w:rsidRPr="4576950D">
        <w:rPr>
          <w:b/>
          <w:bCs/>
        </w:rPr>
        <w:t xml:space="preserve">echnicians </w:t>
      </w:r>
      <w:r w:rsidR="00EA0851">
        <w:rPr>
          <w:b/>
          <w:bCs/>
        </w:rPr>
        <w:t>and/or Couse Organiser</w:t>
      </w:r>
      <w:r w:rsidRPr="4576950D">
        <w:rPr>
          <w:b/>
          <w:bCs/>
        </w:rPr>
        <w:t xml:space="preserve">. </w:t>
      </w:r>
      <w:r>
        <w:t xml:space="preserve">Contact lenses pose a particular hazard as any liquid entering the eye will penetrate behind the lens and irrigation is almost impossible. It is therefore imperative that contact lens wearers should take extra precautions to prevent chemicals from entering the eye.  These precautions include the requirement to wear goggles for any experiment that may involve a significant risk of harmful chemicals splashing into the eyes. This requirement, where necessary, will be indicated on the appropriate risk assessment form. Wearers of contact lenses should preferably wear spectacles (and over-glasses) as an alternative while in the laboratory. However, if lenses are to be worn, the student </w:t>
      </w:r>
      <w:r w:rsidRPr="4576950D">
        <w:rPr>
          <w:b/>
          <w:bCs/>
        </w:rPr>
        <w:t>MUST</w:t>
      </w:r>
      <w:r>
        <w:t xml:space="preserve"> make themselves known to the technician at the beginning of the laboratory course. </w:t>
      </w:r>
    </w:p>
    <w:p w14:paraId="6369B80E" w14:textId="77777777" w:rsidR="00BB0C30" w:rsidRDefault="00BB0C30" w:rsidP="00BB0C30">
      <w:pPr>
        <w:spacing w:after="115"/>
        <w:jc w:val="left"/>
      </w:pPr>
      <w:r w:rsidRPr="4576950D">
        <w:rPr>
          <w:b/>
          <w:bCs/>
        </w:rPr>
        <w:t xml:space="preserve"> </w:t>
      </w:r>
    </w:p>
    <w:p w14:paraId="69C6DE1B" w14:textId="60A8A56F" w:rsidR="00BB0C30" w:rsidRDefault="00BB0C30" w:rsidP="006D5550">
      <w:pPr>
        <w:numPr>
          <w:ilvl w:val="0"/>
          <w:numId w:val="1"/>
        </w:numPr>
        <w:spacing w:after="9" w:line="359" w:lineRule="auto"/>
        <w:ind w:hanging="360"/>
      </w:pPr>
      <w:r w:rsidRPr="4576950D">
        <w:rPr>
          <w:b/>
          <w:bCs/>
        </w:rPr>
        <w:t xml:space="preserve">Students must </w:t>
      </w:r>
      <w:r w:rsidR="00370B26">
        <w:rPr>
          <w:b/>
          <w:bCs/>
        </w:rPr>
        <w:t xml:space="preserve">bring </w:t>
      </w:r>
      <w:r w:rsidRPr="4576950D">
        <w:rPr>
          <w:b/>
          <w:bCs/>
        </w:rPr>
        <w:t xml:space="preserve">their own laboratory coat which </w:t>
      </w:r>
      <w:r w:rsidRPr="4576950D">
        <w:rPr>
          <w:b/>
          <w:bCs/>
          <w:u w:val="single"/>
        </w:rPr>
        <w:t>must be worn at all times</w:t>
      </w:r>
      <w:r w:rsidRPr="4576950D">
        <w:rPr>
          <w:b/>
          <w:bCs/>
        </w:rPr>
        <w:t xml:space="preserve"> </w:t>
      </w:r>
      <w:r w:rsidRPr="4576950D">
        <w:rPr>
          <w:b/>
          <w:bCs/>
          <w:u w:val="single"/>
        </w:rPr>
        <w:t>when in the laboratory.</w:t>
      </w:r>
      <w:r>
        <w:t xml:space="preserve"> </w:t>
      </w:r>
      <w:r w:rsidR="00370B26" w:rsidRPr="00370B26">
        <w:rPr>
          <w:b/>
          <w:bCs/>
        </w:rPr>
        <w:t xml:space="preserve">Lab coats </w:t>
      </w:r>
      <w:r w:rsidR="00370B26">
        <w:rPr>
          <w:b/>
          <w:bCs/>
        </w:rPr>
        <w:t>should be</w:t>
      </w:r>
      <w:r w:rsidR="00370B26" w:rsidRPr="00370B26">
        <w:rPr>
          <w:b/>
          <w:bCs/>
        </w:rPr>
        <w:t xml:space="preserve"> stored in the laboratory when not in use.</w:t>
      </w:r>
    </w:p>
    <w:p w14:paraId="0D4396AA" w14:textId="77777777" w:rsidR="00BB0C30" w:rsidRDefault="00BB0C30" w:rsidP="00BB0C30">
      <w:pPr>
        <w:spacing w:after="120"/>
        <w:jc w:val="left"/>
      </w:pPr>
      <w:r w:rsidRPr="4576950D">
        <w:rPr>
          <w:b/>
          <w:bCs/>
        </w:rPr>
        <w:t xml:space="preserve"> </w:t>
      </w:r>
    </w:p>
    <w:p w14:paraId="74F7BDF6" w14:textId="7CA12F0E" w:rsidR="00BB0C30" w:rsidRDefault="00BB0C30" w:rsidP="006D5550">
      <w:pPr>
        <w:numPr>
          <w:ilvl w:val="0"/>
          <w:numId w:val="1"/>
        </w:numPr>
        <w:spacing w:after="125" w:line="249" w:lineRule="auto"/>
        <w:ind w:hanging="360"/>
      </w:pPr>
      <w:r w:rsidRPr="4576950D">
        <w:rPr>
          <w:b/>
          <w:bCs/>
        </w:rPr>
        <w:t>Smoking, eating and drinking are not permitted</w:t>
      </w:r>
      <w:r w:rsidR="00370B26">
        <w:rPr>
          <w:b/>
          <w:bCs/>
        </w:rPr>
        <w:t xml:space="preserve"> at any time</w:t>
      </w:r>
      <w:r w:rsidRPr="4576950D">
        <w:rPr>
          <w:b/>
          <w:bCs/>
        </w:rPr>
        <w:t xml:space="preserve">. </w:t>
      </w:r>
    </w:p>
    <w:p w14:paraId="5F3F8E23" w14:textId="77777777" w:rsidR="00BB0C30" w:rsidRDefault="00BB0C30" w:rsidP="00BB0C30">
      <w:pPr>
        <w:spacing w:after="115"/>
        <w:jc w:val="left"/>
      </w:pPr>
      <w:r w:rsidRPr="4576950D">
        <w:rPr>
          <w:b/>
          <w:bCs/>
        </w:rPr>
        <w:t xml:space="preserve"> </w:t>
      </w:r>
    </w:p>
    <w:p w14:paraId="243CB3A7" w14:textId="34C6E6C5" w:rsidR="00BB0C30" w:rsidRPr="001C5A00" w:rsidRDefault="00BB0C30" w:rsidP="006D5550">
      <w:pPr>
        <w:numPr>
          <w:ilvl w:val="0"/>
          <w:numId w:val="1"/>
        </w:numPr>
        <w:spacing w:after="9" w:line="360" w:lineRule="auto"/>
        <w:ind w:hanging="360"/>
        <w:rPr>
          <w:b/>
          <w:bCs/>
        </w:rPr>
      </w:pPr>
      <w:r w:rsidRPr="4576950D">
        <w:rPr>
          <w:b/>
          <w:bCs/>
        </w:rPr>
        <w:t xml:space="preserve">Coats and bags must not be kept on the laboratory floor, as they obstruct the gangway.  Lockers for use during the laboratory periods </w:t>
      </w:r>
      <w:r w:rsidR="001C5A00">
        <w:rPr>
          <w:b/>
          <w:bCs/>
        </w:rPr>
        <w:t>are provided in the PGT Study Room</w:t>
      </w:r>
      <w:r w:rsidRPr="4576950D">
        <w:rPr>
          <w:b/>
          <w:bCs/>
        </w:rPr>
        <w:t xml:space="preserve">.  </w:t>
      </w:r>
      <w:r w:rsidRPr="4576950D">
        <w:rPr>
          <w:b/>
          <w:bCs/>
          <w:u w:val="single"/>
        </w:rPr>
        <w:t xml:space="preserve">Students are advised to </w:t>
      </w:r>
      <w:r w:rsidR="001C5A00">
        <w:rPr>
          <w:b/>
          <w:bCs/>
          <w:u w:val="single"/>
        </w:rPr>
        <w:t xml:space="preserve">bring a padlock if they wish to </w:t>
      </w:r>
      <w:r w:rsidRPr="4576950D">
        <w:rPr>
          <w:b/>
          <w:bCs/>
          <w:u w:val="single"/>
        </w:rPr>
        <w:t>leave valuables in these</w:t>
      </w:r>
      <w:r w:rsidRPr="00370B26">
        <w:rPr>
          <w:b/>
          <w:bCs/>
          <w:i/>
          <w:iCs/>
          <w:u w:val="single"/>
        </w:rPr>
        <w:t xml:space="preserve"> </w:t>
      </w:r>
      <w:r w:rsidRPr="4576950D">
        <w:rPr>
          <w:b/>
          <w:bCs/>
          <w:u w:val="single"/>
        </w:rPr>
        <w:t>lockers.</w:t>
      </w:r>
      <w:r>
        <w:t xml:space="preserve"> </w:t>
      </w:r>
      <w:r w:rsidR="001C5A00" w:rsidRPr="001C5A00">
        <w:rPr>
          <w:b/>
          <w:bCs/>
        </w:rPr>
        <w:t>All possessions are left at your own risk.</w:t>
      </w:r>
    </w:p>
    <w:p w14:paraId="47C4C677" w14:textId="77777777" w:rsidR="00BB0C30" w:rsidRDefault="00BB0C30" w:rsidP="00BB0C30">
      <w:pPr>
        <w:spacing w:after="115"/>
        <w:jc w:val="left"/>
      </w:pPr>
      <w:r w:rsidRPr="4576950D">
        <w:rPr>
          <w:b/>
          <w:bCs/>
        </w:rPr>
        <w:t xml:space="preserve"> </w:t>
      </w:r>
    </w:p>
    <w:p w14:paraId="62FE90EE" w14:textId="77777777" w:rsidR="00BB0C30" w:rsidRDefault="00BB0C30" w:rsidP="006D5550">
      <w:pPr>
        <w:numPr>
          <w:ilvl w:val="0"/>
          <w:numId w:val="1"/>
        </w:numPr>
        <w:spacing w:after="125" w:line="249" w:lineRule="auto"/>
        <w:ind w:hanging="360"/>
      </w:pPr>
      <w:r w:rsidRPr="4576950D">
        <w:rPr>
          <w:b/>
          <w:bCs/>
        </w:rPr>
        <w:lastRenderedPageBreak/>
        <w:t xml:space="preserve">Remember that you are responsible for your own safety and for the safety of others working in the laboratory. </w:t>
      </w:r>
    </w:p>
    <w:p w14:paraId="5B0AE229" w14:textId="77777777" w:rsidR="00BB0C30" w:rsidRDefault="00BB0C30" w:rsidP="00BB0C30">
      <w:pPr>
        <w:spacing w:after="120"/>
        <w:jc w:val="left"/>
      </w:pPr>
      <w:r w:rsidRPr="4576950D">
        <w:rPr>
          <w:b/>
          <w:bCs/>
        </w:rPr>
        <w:t xml:space="preserve"> </w:t>
      </w:r>
    </w:p>
    <w:p w14:paraId="4B9327B8" w14:textId="77777777" w:rsidR="00BB0C30" w:rsidRDefault="00BB0C30" w:rsidP="006D5550">
      <w:pPr>
        <w:numPr>
          <w:ilvl w:val="0"/>
          <w:numId w:val="1"/>
        </w:numPr>
        <w:spacing w:after="9" w:line="359" w:lineRule="auto"/>
        <w:ind w:hanging="360"/>
      </w:pPr>
      <w:r w:rsidRPr="4576950D">
        <w:rPr>
          <w:b/>
          <w:bCs/>
        </w:rPr>
        <w:t xml:space="preserve">Take the utmost care in disposing of hazardous chemicals - when in doubt consult the member of staff.  Do not dispose of organic solvents down the sink. Place such residues in the appropriate containers provided – yellow cap for chlorinated, red cap for non–chlorinated. </w:t>
      </w:r>
    </w:p>
    <w:p w14:paraId="67679C1A" w14:textId="77777777" w:rsidR="00BB0C30" w:rsidRDefault="00BB0C30" w:rsidP="00BB0C30">
      <w:pPr>
        <w:spacing w:after="115"/>
        <w:jc w:val="left"/>
      </w:pPr>
      <w:r w:rsidRPr="4576950D">
        <w:rPr>
          <w:b/>
          <w:bCs/>
        </w:rPr>
        <w:t xml:space="preserve"> </w:t>
      </w:r>
    </w:p>
    <w:p w14:paraId="0CDC7E9F" w14:textId="77777777" w:rsidR="00BB0C30" w:rsidRDefault="00BB0C30" w:rsidP="006D5550">
      <w:pPr>
        <w:numPr>
          <w:ilvl w:val="0"/>
          <w:numId w:val="1"/>
        </w:numPr>
        <w:spacing w:after="9" w:line="359" w:lineRule="auto"/>
        <w:ind w:hanging="360"/>
      </w:pPr>
      <w:r w:rsidRPr="4576950D">
        <w:rPr>
          <w:b/>
          <w:bCs/>
        </w:rPr>
        <w:t xml:space="preserve">If you suffer from any medical condition or disability that might affect your safety or that of others in the laboratory, please inform discreetly the member of staff in charge of the laboratory. </w:t>
      </w:r>
    </w:p>
    <w:p w14:paraId="01F23FD4" w14:textId="77777777" w:rsidR="00BB0C30" w:rsidRDefault="00BB0C30" w:rsidP="00BB0C30">
      <w:pPr>
        <w:spacing w:after="115"/>
        <w:jc w:val="left"/>
      </w:pPr>
      <w:r w:rsidRPr="4576950D">
        <w:rPr>
          <w:b/>
          <w:bCs/>
        </w:rPr>
        <w:t xml:space="preserve"> </w:t>
      </w:r>
    </w:p>
    <w:p w14:paraId="458765FB" w14:textId="1A2BE508" w:rsidR="00BB0C30" w:rsidRDefault="0033490C" w:rsidP="006D5550">
      <w:pPr>
        <w:numPr>
          <w:ilvl w:val="0"/>
          <w:numId w:val="1"/>
        </w:numPr>
        <w:spacing w:after="125" w:line="249" w:lineRule="auto"/>
        <w:ind w:hanging="360"/>
      </w:pPr>
      <w:r>
        <w:rPr>
          <w:b/>
          <w:bCs/>
        </w:rPr>
        <w:t xml:space="preserve"> </w:t>
      </w:r>
      <w:r w:rsidR="00BB0C30" w:rsidRPr="4576950D">
        <w:rPr>
          <w:b/>
          <w:bCs/>
        </w:rPr>
        <w:t>Never work in the laboratory except during approved class hours</w:t>
      </w:r>
      <w:r>
        <w:rPr>
          <w:b/>
          <w:bCs/>
        </w:rPr>
        <w:t xml:space="preserve"> unless specifically arranged with the course organiser</w:t>
      </w:r>
      <w:r w:rsidR="00BB0C30" w:rsidRPr="4576950D">
        <w:rPr>
          <w:b/>
          <w:bCs/>
        </w:rPr>
        <w:t xml:space="preserve">. </w:t>
      </w:r>
    </w:p>
    <w:p w14:paraId="76603057" w14:textId="77777777" w:rsidR="00BB0C30" w:rsidRDefault="00BB0C30" w:rsidP="00BB0C30">
      <w:pPr>
        <w:spacing w:after="115"/>
        <w:jc w:val="left"/>
      </w:pPr>
      <w:r>
        <w:t xml:space="preserve"> </w:t>
      </w:r>
    </w:p>
    <w:p w14:paraId="632B687F" w14:textId="77777777" w:rsidR="00BB0C30" w:rsidRDefault="00BB0C30" w:rsidP="00BB0C30">
      <w:pPr>
        <w:spacing w:after="120"/>
        <w:ind w:left="-5"/>
      </w:pPr>
      <w:r w:rsidRPr="4576950D">
        <w:rPr>
          <w:b/>
          <w:bCs/>
          <w:u w:val="single"/>
        </w:rPr>
        <w:t>Emergencies</w:t>
      </w:r>
      <w:r w:rsidRPr="4576950D">
        <w:rPr>
          <w:b/>
          <w:bCs/>
        </w:rPr>
        <w:t xml:space="preserve"> </w:t>
      </w:r>
    </w:p>
    <w:p w14:paraId="1354C9C0" w14:textId="77777777" w:rsidR="00BB0C30" w:rsidRDefault="00BB0C30" w:rsidP="00BB0C30">
      <w:pPr>
        <w:spacing w:after="153"/>
        <w:jc w:val="left"/>
      </w:pPr>
      <w:r w:rsidRPr="4576950D">
        <w:rPr>
          <w:b/>
          <w:bCs/>
        </w:rPr>
        <w:t xml:space="preserve"> </w:t>
      </w:r>
    </w:p>
    <w:p w14:paraId="36CC76A9" w14:textId="77777777" w:rsidR="00BB0C30" w:rsidRDefault="00BB0C30" w:rsidP="006D5550">
      <w:pPr>
        <w:numPr>
          <w:ilvl w:val="1"/>
          <w:numId w:val="1"/>
        </w:numPr>
        <w:spacing w:after="31" w:line="365" w:lineRule="auto"/>
        <w:ind w:hanging="360"/>
      </w:pPr>
      <w:r>
        <w:t xml:space="preserve">The first rule in any emergency is to alert the member of staff, a technician, or a demonstrator. </w:t>
      </w:r>
    </w:p>
    <w:p w14:paraId="5CF0F5CD" w14:textId="77777777" w:rsidR="00BB0C30" w:rsidRDefault="00BB0C30" w:rsidP="006D5550">
      <w:pPr>
        <w:numPr>
          <w:ilvl w:val="1"/>
          <w:numId w:val="1"/>
        </w:numPr>
        <w:spacing w:after="120" w:line="247" w:lineRule="auto"/>
        <w:ind w:hanging="360"/>
      </w:pPr>
      <w:r>
        <w:t xml:space="preserve">Report all accidents requiring First Aid (cuts, burns etc.) </w:t>
      </w:r>
    </w:p>
    <w:p w14:paraId="2312B375" w14:textId="77777777" w:rsidR="00BB0C30" w:rsidRDefault="00BB0C30" w:rsidP="006D5550">
      <w:pPr>
        <w:numPr>
          <w:ilvl w:val="1"/>
          <w:numId w:val="1"/>
        </w:numPr>
        <w:spacing w:after="125" w:line="247" w:lineRule="auto"/>
        <w:ind w:hanging="360"/>
      </w:pPr>
      <w:r w:rsidRPr="4576950D">
        <w:rPr>
          <w:u w:val="single"/>
        </w:rPr>
        <w:t>Small</w:t>
      </w:r>
      <w:r>
        <w:t xml:space="preserve"> fires can be smothered with a wet duster. Report all larger fires </w:t>
      </w:r>
      <w:r w:rsidRPr="4576950D">
        <w:rPr>
          <w:u w:val="single"/>
        </w:rPr>
        <w:t>immediately.</w:t>
      </w:r>
      <w:r>
        <w:t xml:space="preserve"> </w:t>
      </w:r>
    </w:p>
    <w:p w14:paraId="1F7B5E41" w14:textId="12743623" w:rsidR="00BB0C30" w:rsidRDefault="00BB0C30" w:rsidP="006D5550">
      <w:pPr>
        <w:numPr>
          <w:ilvl w:val="1"/>
          <w:numId w:val="1"/>
        </w:numPr>
        <w:spacing w:after="35" w:line="362" w:lineRule="auto"/>
        <w:ind w:hanging="360"/>
      </w:pPr>
      <w:r>
        <w:t xml:space="preserve">If chemicals are splashed </w:t>
      </w:r>
      <w:r w:rsidR="00972756">
        <w:t>into</w:t>
      </w:r>
      <w:r>
        <w:t xml:space="preserve"> the eyes or face, immediate action is required.  Eyewashes are provided at each end of the </w:t>
      </w:r>
      <w:r w:rsidR="000B126F">
        <w:t>laboratory,</w:t>
      </w:r>
      <w:r>
        <w:t xml:space="preserve"> and you should familiarise yourself with their use.   </w:t>
      </w:r>
    </w:p>
    <w:p w14:paraId="5ADBB9C8" w14:textId="77777777" w:rsidR="00BB0C30" w:rsidRDefault="00BB0C30" w:rsidP="006D5550">
      <w:pPr>
        <w:numPr>
          <w:ilvl w:val="1"/>
          <w:numId w:val="1"/>
        </w:numPr>
        <w:spacing w:after="125" w:line="247" w:lineRule="auto"/>
        <w:ind w:hanging="360"/>
      </w:pPr>
      <w:r>
        <w:t xml:space="preserve">Chemicals on the hands or clothes should be rinsed with water immediately. </w:t>
      </w:r>
    </w:p>
    <w:p w14:paraId="3A730326" w14:textId="77777777" w:rsidR="00BB0C30" w:rsidRDefault="00BB0C30" w:rsidP="006D5550">
      <w:pPr>
        <w:numPr>
          <w:ilvl w:val="1"/>
          <w:numId w:val="1"/>
        </w:numPr>
        <w:spacing w:after="36" w:line="360" w:lineRule="auto"/>
        <w:ind w:hanging="360"/>
      </w:pPr>
      <w:r>
        <w:t xml:space="preserve">If the fire alarm sounds (a continuous alarm), the laboratory must be evacuated immediately.  There are fire exits at both ends of the laboratory; you should be escorted by your demonstrator to the assembly point, which is beside Brewster’s statue at the front door of the old building.  If an intermittent alarm sounds, the problem is in the other building and evacuation is not necessary. </w:t>
      </w:r>
    </w:p>
    <w:p w14:paraId="694CAC4F" w14:textId="77777777" w:rsidR="00BB0C30" w:rsidRDefault="00BB0C30" w:rsidP="006D5550">
      <w:pPr>
        <w:numPr>
          <w:ilvl w:val="1"/>
          <w:numId w:val="1"/>
        </w:numPr>
        <w:spacing w:after="124" w:line="247" w:lineRule="auto"/>
        <w:ind w:hanging="360"/>
      </w:pPr>
      <w:r>
        <w:t xml:space="preserve">The nearest qualified first aid workers are: </w:t>
      </w:r>
    </w:p>
    <w:p w14:paraId="3D7B34EE" w14:textId="7E8F6DD8" w:rsidR="00BB0C30" w:rsidRDefault="0007260B" w:rsidP="00E54787">
      <w:pPr>
        <w:spacing w:after="61" w:line="319" w:lineRule="auto"/>
        <w:ind w:left="720"/>
      </w:pPr>
      <w:r>
        <w:t>Alan Taylor</w:t>
      </w:r>
      <w:r w:rsidR="00BB0C30">
        <w:t xml:space="preserve"> (</w:t>
      </w:r>
      <w:r>
        <w:t>Lab 10</w:t>
      </w:r>
      <w:r w:rsidR="00C750BB">
        <w:t xml:space="preserve"> – Mass Spec</w:t>
      </w:r>
      <w:r w:rsidR="00BB0C30">
        <w:t>)</w:t>
      </w:r>
      <w:r w:rsidR="00C750BB">
        <w:t xml:space="preserve">, Ilka </w:t>
      </w:r>
      <w:proofErr w:type="spellStart"/>
      <w:r w:rsidR="00C750BB">
        <w:t>Schmueser</w:t>
      </w:r>
      <w:proofErr w:type="spellEnd"/>
      <w:r w:rsidR="00C750BB">
        <w:t xml:space="preserve"> (Lab 6/73) or </w:t>
      </w:r>
      <w:r w:rsidR="00BB0C30">
        <w:t>Jennifer Anderson (Inorganic Lab)</w:t>
      </w:r>
      <w:r w:rsidR="00D86817">
        <w:t>.</w:t>
      </w:r>
      <w:r w:rsidR="00BB0C30">
        <w:t xml:space="preserve"> </w:t>
      </w:r>
      <w:r w:rsidR="00BB0C30" w:rsidRPr="4576950D">
        <w:rPr>
          <w:b/>
          <w:bCs/>
          <w:i/>
          <w:iCs/>
          <w:sz w:val="32"/>
          <w:szCs w:val="32"/>
        </w:rPr>
        <w:t xml:space="preserve"> </w:t>
      </w:r>
    </w:p>
    <w:p w14:paraId="3AAA6D52" w14:textId="77777777" w:rsidR="00BB0C30" w:rsidRDefault="00BB0C30" w:rsidP="00BB0C30">
      <w:pPr>
        <w:spacing w:after="0"/>
        <w:jc w:val="left"/>
      </w:pPr>
      <w:r w:rsidRPr="4576950D">
        <w:rPr>
          <w:b/>
          <w:bCs/>
          <w:i/>
          <w:iCs/>
          <w:sz w:val="32"/>
          <w:szCs w:val="32"/>
        </w:rPr>
        <w:t xml:space="preserve"> </w:t>
      </w:r>
      <w:r>
        <w:tab/>
      </w:r>
      <w:r w:rsidRPr="4576950D">
        <w:rPr>
          <w:b/>
          <w:bCs/>
          <w:i/>
          <w:iCs/>
          <w:sz w:val="32"/>
          <w:szCs w:val="32"/>
        </w:rPr>
        <w:t xml:space="preserve"> </w:t>
      </w:r>
    </w:p>
    <w:p w14:paraId="3730BAFB" w14:textId="77777777" w:rsidR="00BB0C30" w:rsidRDefault="00BB0C30" w:rsidP="00BB0C30">
      <w:r>
        <w:br w:type="page"/>
      </w:r>
    </w:p>
    <w:p w14:paraId="63820101" w14:textId="77777777" w:rsidR="00BB0C30" w:rsidRDefault="00BB0C30" w:rsidP="00BB0C30">
      <w:pPr>
        <w:pStyle w:val="Heading1"/>
      </w:pPr>
      <w:r w:rsidRPr="6328FC97">
        <w:lastRenderedPageBreak/>
        <w:t xml:space="preserve">General Organisation </w:t>
      </w:r>
    </w:p>
    <w:p w14:paraId="37F8B37B" w14:textId="77777777" w:rsidR="00D13DDC" w:rsidRDefault="00D13DDC" w:rsidP="00BB0C30">
      <w:pPr>
        <w:pStyle w:val="Heading2"/>
      </w:pPr>
    </w:p>
    <w:p w14:paraId="0D6D6AB1" w14:textId="5F8CCF47" w:rsidR="00BB0C30" w:rsidRPr="00BC69D1" w:rsidRDefault="00BB0C30" w:rsidP="00BB0C30">
      <w:pPr>
        <w:pStyle w:val="Heading2"/>
      </w:pPr>
      <w:r w:rsidRPr="00BC69D1">
        <w:t xml:space="preserve">Laboratory Timetable </w:t>
      </w:r>
    </w:p>
    <w:p w14:paraId="33D08DEA" w14:textId="77777777" w:rsidR="00D13DDC" w:rsidRDefault="00D13DDC" w:rsidP="00BB0C30">
      <w:pPr>
        <w:spacing w:line="360" w:lineRule="auto"/>
        <w:ind w:left="14"/>
      </w:pPr>
    </w:p>
    <w:p w14:paraId="1988D5AD" w14:textId="0743E67C" w:rsidR="007273D4" w:rsidRDefault="00BB0C30" w:rsidP="00BB0C30">
      <w:pPr>
        <w:spacing w:line="360" w:lineRule="auto"/>
        <w:ind w:left="14"/>
      </w:pPr>
      <w:r>
        <w:t xml:space="preserve">The </w:t>
      </w:r>
      <w:r w:rsidR="00D13DDC">
        <w:t>Research</w:t>
      </w:r>
      <w:r>
        <w:t xml:space="preserve"> Techniques PGT course will operate in weeks 1-10 of </w:t>
      </w:r>
      <w:r w:rsidR="00D13DDC">
        <w:t>Semester 2</w:t>
      </w:r>
      <w:r>
        <w:t xml:space="preserve">.  Each student will be scheduled to attend 2 sessions each week. You must attend your assigned sessions only and you must complete all of the </w:t>
      </w:r>
      <w:r w:rsidR="00A01016">
        <w:t>investigations</w:t>
      </w:r>
      <w:r w:rsidR="00D13DDC">
        <w:t xml:space="preserve"> and workshops</w:t>
      </w:r>
      <w:r>
        <w:t xml:space="preserve">. The sessions will take place in </w:t>
      </w:r>
      <w:r w:rsidR="001951C4">
        <w:t>multiple locations – please see the full timetable</w:t>
      </w:r>
      <w:r w:rsidR="007D6342">
        <w:t xml:space="preserve"> on LEARN</w:t>
      </w:r>
      <w:r w:rsidR="001951C4">
        <w:t xml:space="preserve"> </w:t>
      </w:r>
      <w:r w:rsidR="007273D4">
        <w:t>for details.</w:t>
      </w:r>
    </w:p>
    <w:p w14:paraId="39A2CE49" w14:textId="0B84CAC0" w:rsidR="00BB0C30" w:rsidRDefault="00BB0C30" w:rsidP="00BB0C30">
      <w:pPr>
        <w:spacing w:line="360" w:lineRule="auto"/>
        <w:ind w:left="14"/>
      </w:pPr>
      <w:r w:rsidRPr="4576950D">
        <w:rPr>
          <w:b/>
          <w:bCs/>
        </w:rPr>
        <w:t>Labs</w:t>
      </w:r>
      <w:r>
        <w:rPr>
          <w:b/>
          <w:bCs/>
        </w:rPr>
        <w:t xml:space="preserve"> for the </w:t>
      </w:r>
      <w:r w:rsidR="00670A6B">
        <w:rPr>
          <w:b/>
          <w:bCs/>
        </w:rPr>
        <w:t>Analytical</w:t>
      </w:r>
      <w:r>
        <w:rPr>
          <w:b/>
          <w:bCs/>
        </w:rPr>
        <w:t xml:space="preserve"> Chemistry PGT programme</w:t>
      </w:r>
      <w:r w:rsidRPr="4576950D">
        <w:rPr>
          <w:b/>
          <w:bCs/>
        </w:rPr>
        <w:t xml:space="preserve"> will run </w:t>
      </w:r>
      <w:r w:rsidR="007273D4">
        <w:rPr>
          <w:b/>
          <w:bCs/>
        </w:rPr>
        <w:t>Tues</w:t>
      </w:r>
      <w:r w:rsidR="00670A6B">
        <w:rPr>
          <w:b/>
          <w:bCs/>
        </w:rPr>
        <w:t>day</w:t>
      </w:r>
      <w:r>
        <w:rPr>
          <w:b/>
          <w:bCs/>
        </w:rPr>
        <w:t>s</w:t>
      </w:r>
      <w:r w:rsidRPr="4576950D">
        <w:rPr>
          <w:b/>
          <w:bCs/>
        </w:rPr>
        <w:t xml:space="preserve"> from</w:t>
      </w:r>
      <w:r>
        <w:rPr>
          <w:b/>
          <w:bCs/>
        </w:rPr>
        <w:t xml:space="preserve"> </w:t>
      </w:r>
      <w:r w:rsidR="007273D4">
        <w:rPr>
          <w:b/>
          <w:bCs/>
        </w:rPr>
        <w:t>10</w:t>
      </w:r>
      <w:r w:rsidR="006A0F00">
        <w:rPr>
          <w:b/>
          <w:bCs/>
        </w:rPr>
        <w:t xml:space="preserve"> </w:t>
      </w:r>
      <w:r w:rsidR="007273D4">
        <w:rPr>
          <w:b/>
          <w:bCs/>
        </w:rPr>
        <w:t>am</w:t>
      </w:r>
      <w:r w:rsidRPr="4576950D">
        <w:rPr>
          <w:b/>
          <w:bCs/>
        </w:rPr>
        <w:t xml:space="preserve"> to </w:t>
      </w:r>
      <w:r w:rsidR="007273D4">
        <w:rPr>
          <w:b/>
          <w:bCs/>
        </w:rPr>
        <w:t>1</w:t>
      </w:r>
      <w:r w:rsidR="007D6342">
        <w:rPr>
          <w:b/>
          <w:bCs/>
        </w:rPr>
        <w:t> </w:t>
      </w:r>
      <w:r w:rsidR="007273D4">
        <w:rPr>
          <w:b/>
          <w:bCs/>
        </w:rPr>
        <w:t>pm</w:t>
      </w:r>
      <w:r w:rsidRPr="4576950D">
        <w:rPr>
          <w:b/>
          <w:bCs/>
        </w:rPr>
        <w:t xml:space="preserve"> (</w:t>
      </w:r>
      <w:r>
        <w:rPr>
          <w:b/>
          <w:bCs/>
        </w:rPr>
        <w:t>1</w:t>
      </w:r>
      <w:r w:rsidR="007273D4">
        <w:rPr>
          <w:b/>
          <w:bCs/>
        </w:rPr>
        <w:t>0</w:t>
      </w:r>
      <w:r w:rsidRPr="4576950D">
        <w:rPr>
          <w:b/>
          <w:bCs/>
        </w:rPr>
        <w:t>:00-1</w:t>
      </w:r>
      <w:r w:rsidR="007273D4">
        <w:rPr>
          <w:b/>
          <w:bCs/>
        </w:rPr>
        <w:t>3</w:t>
      </w:r>
      <w:r w:rsidRPr="4576950D">
        <w:rPr>
          <w:b/>
          <w:bCs/>
        </w:rPr>
        <w:t xml:space="preserve">:00) </w:t>
      </w:r>
      <w:r>
        <w:rPr>
          <w:b/>
          <w:bCs/>
        </w:rPr>
        <w:t xml:space="preserve">and </w:t>
      </w:r>
      <w:r w:rsidR="007273D4">
        <w:rPr>
          <w:b/>
          <w:bCs/>
        </w:rPr>
        <w:t>Fri</w:t>
      </w:r>
      <w:r w:rsidR="006A0F00">
        <w:rPr>
          <w:b/>
          <w:bCs/>
        </w:rPr>
        <w:t>day</w:t>
      </w:r>
      <w:r>
        <w:rPr>
          <w:b/>
          <w:bCs/>
        </w:rPr>
        <w:t xml:space="preserve">s </w:t>
      </w:r>
      <w:r w:rsidR="007273D4">
        <w:rPr>
          <w:b/>
          <w:bCs/>
        </w:rPr>
        <w:t>2 p</w:t>
      </w:r>
      <w:r w:rsidRPr="4576950D">
        <w:rPr>
          <w:b/>
          <w:bCs/>
        </w:rPr>
        <w:t xml:space="preserve">m to </w:t>
      </w:r>
      <w:r w:rsidR="007273D4">
        <w:rPr>
          <w:b/>
          <w:bCs/>
        </w:rPr>
        <w:t>5</w:t>
      </w:r>
      <w:r w:rsidRPr="4576950D">
        <w:rPr>
          <w:b/>
          <w:bCs/>
        </w:rPr>
        <w:t xml:space="preserve"> pm (</w:t>
      </w:r>
      <w:r>
        <w:rPr>
          <w:b/>
          <w:bCs/>
        </w:rPr>
        <w:t>1</w:t>
      </w:r>
      <w:r w:rsidR="007273D4">
        <w:rPr>
          <w:b/>
          <w:bCs/>
        </w:rPr>
        <w:t>4</w:t>
      </w:r>
      <w:r w:rsidRPr="4576950D">
        <w:rPr>
          <w:b/>
          <w:bCs/>
        </w:rPr>
        <w:t>:00-1</w:t>
      </w:r>
      <w:r w:rsidR="007273D4">
        <w:rPr>
          <w:b/>
          <w:bCs/>
        </w:rPr>
        <w:t>7</w:t>
      </w:r>
      <w:r w:rsidRPr="4576950D">
        <w:rPr>
          <w:b/>
          <w:bCs/>
        </w:rPr>
        <w:t>:00).</w:t>
      </w:r>
      <w:r>
        <w:t xml:space="preserve"> </w:t>
      </w:r>
    </w:p>
    <w:p w14:paraId="35D09306" w14:textId="77777777" w:rsidR="00BB0C30" w:rsidRDefault="00BB0C30" w:rsidP="00BB0C30">
      <w:pPr>
        <w:spacing w:after="120"/>
        <w:jc w:val="left"/>
      </w:pPr>
      <w:r>
        <w:t xml:space="preserve"> </w:t>
      </w:r>
    </w:p>
    <w:p w14:paraId="1DA5121E" w14:textId="77777777" w:rsidR="00BB0C30" w:rsidRDefault="00BB0C30" w:rsidP="00BB0C30">
      <w:pPr>
        <w:spacing w:line="359" w:lineRule="auto"/>
        <w:ind w:left="14"/>
      </w:pPr>
      <w:r>
        <w:t xml:space="preserve">The Laboratory schedule consists of three sections: </w:t>
      </w:r>
    </w:p>
    <w:p w14:paraId="60B4C092" w14:textId="19745AB9" w:rsidR="00BB0C30" w:rsidRDefault="00BB0C30" w:rsidP="006D5550">
      <w:pPr>
        <w:pStyle w:val="ListParagraph"/>
        <w:numPr>
          <w:ilvl w:val="0"/>
          <w:numId w:val="2"/>
        </w:numPr>
        <w:spacing w:after="5" w:line="359" w:lineRule="auto"/>
      </w:pPr>
      <w:r>
        <w:t xml:space="preserve">Section 1 is a </w:t>
      </w:r>
      <w:r w:rsidR="004A7BA2">
        <w:t xml:space="preserve">2-week </w:t>
      </w:r>
      <w:r>
        <w:t xml:space="preserve">rotation of </w:t>
      </w:r>
      <w:r w:rsidR="007273D4">
        <w:t>four</w:t>
      </w:r>
      <w:r>
        <w:t xml:space="preserve"> </w:t>
      </w:r>
      <w:r w:rsidR="007273D4">
        <w:t>instrument training sessions. These are designed to give you hands-on training and experience with a range of</w:t>
      </w:r>
      <w:r w:rsidR="00487B50">
        <w:t xml:space="preserve"> advanced</w:t>
      </w:r>
      <w:r w:rsidR="007273D4">
        <w:t xml:space="preserve"> analytical </w:t>
      </w:r>
      <w:r w:rsidR="007B0DC0">
        <w:t>instrumentation. This</w:t>
      </w:r>
      <w:r w:rsidR="00487B50">
        <w:t xml:space="preserve"> is intended to</w:t>
      </w:r>
      <w:r w:rsidR="007B0DC0">
        <w:t xml:space="preserve"> prepare you for the later investigation and your summer research projects.</w:t>
      </w:r>
    </w:p>
    <w:p w14:paraId="114C794F" w14:textId="2053B4DB" w:rsidR="00BB0C30" w:rsidRDefault="00BB0C30" w:rsidP="006D5550">
      <w:pPr>
        <w:pStyle w:val="ListParagraph"/>
        <w:numPr>
          <w:ilvl w:val="0"/>
          <w:numId w:val="2"/>
        </w:numPr>
        <w:spacing w:after="5" w:line="359" w:lineRule="auto"/>
      </w:pPr>
      <w:r>
        <w:t>Section 2 consists of a</w:t>
      </w:r>
      <w:r w:rsidR="004A7BA2">
        <w:t xml:space="preserve"> short </w:t>
      </w:r>
      <w:r w:rsidR="009C33A3">
        <w:t>2-week</w:t>
      </w:r>
      <w:r>
        <w:t xml:space="preserve"> </w:t>
      </w:r>
      <w:r w:rsidR="004A7BA2">
        <w:t>computational chemistry workshop and project</w:t>
      </w:r>
      <w:r w:rsidR="00DC249D">
        <w:t xml:space="preserve"> designed to introduce you </w:t>
      </w:r>
      <w:r w:rsidR="002A6626">
        <w:t xml:space="preserve">to </w:t>
      </w:r>
      <w:r w:rsidR="00DC249D">
        <w:t xml:space="preserve">aspects of computational chemistry that can be applied to Analytical chemistry. Computational techniques are rapidly increasing in importance </w:t>
      </w:r>
      <w:r w:rsidR="001F1739">
        <w:t xml:space="preserve">in </w:t>
      </w:r>
      <w:r w:rsidR="00042BC9">
        <w:t>chemistry and</w:t>
      </w:r>
      <w:r w:rsidR="001F1739">
        <w:t xml:space="preserve"> are becoming an essential practical skill for any modern chemist.</w:t>
      </w:r>
    </w:p>
    <w:p w14:paraId="3DD67E20" w14:textId="77EA0974" w:rsidR="00BB0C30" w:rsidRDefault="00BB0C30" w:rsidP="006D5550">
      <w:pPr>
        <w:pStyle w:val="ListParagraph"/>
        <w:numPr>
          <w:ilvl w:val="0"/>
          <w:numId w:val="2"/>
        </w:numPr>
        <w:spacing w:after="5" w:line="359" w:lineRule="auto"/>
      </w:pPr>
      <w:r>
        <w:t xml:space="preserve">Section 3 is a stand-alone investigation spanning a total of </w:t>
      </w:r>
      <w:r w:rsidR="00293E9D">
        <w:t>12</w:t>
      </w:r>
      <w:r>
        <w:t xml:space="preserve"> lab sessions. During this period, you will work in groups to investigate an aim </w:t>
      </w:r>
      <w:r w:rsidR="00293E9D">
        <w:t>utilising a range of laboratory techniques and analytical instruments. This builds on your experience in Semester 1 and aims to prepare you thoroughly for your summer research projects.</w:t>
      </w:r>
    </w:p>
    <w:p w14:paraId="7ADBD5BC" w14:textId="77777777" w:rsidR="00BB0C30" w:rsidRDefault="00BB0C30" w:rsidP="001F1739">
      <w:pPr>
        <w:spacing w:line="359" w:lineRule="auto"/>
      </w:pPr>
    </w:p>
    <w:p w14:paraId="5EA37CA4" w14:textId="213998A0" w:rsidR="00BB0C30" w:rsidRDefault="00BB0C30" w:rsidP="00BB0C30">
      <w:pPr>
        <w:spacing w:line="359" w:lineRule="auto"/>
        <w:ind w:left="14"/>
      </w:pPr>
      <w:r>
        <w:t>Throughout this course you be assigned to groups that will rotate around each of the experiments. The composition of the groups will appear on LEARN before the start of the lab</w:t>
      </w:r>
      <w:r w:rsidR="00293E9D">
        <w:t xml:space="preserve">. </w:t>
      </w:r>
      <w:r w:rsidRPr="000C6078">
        <w:rPr>
          <w:b/>
          <w:bCs/>
        </w:rPr>
        <w:t xml:space="preserve">Please note, the group assignments </w:t>
      </w:r>
      <w:r w:rsidR="007F14A0">
        <w:rPr>
          <w:b/>
          <w:bCs/>
        </w:rPr>
        <w:t>may</w:t>
      </w:r>
      <w:r w:rsidRPr="000C6078">
        <w:rPr>
          <w:b/>
          <w:bCs/>
        </w:rPr>
        <w:t xml:space="preserve"> change for each of the different sections.</w:t>
      </w:r>
      <w:r>
        <w:t xml:space="preserve"> </w:t>
      </w:r>
    </w:p>
    <w:p w14:paraId="40F1766C" w14:textId="77777777" w:rsidR="00BB0C30" w:rsidRDefault="00BB0C30" w:rsidP="00BB0C30">
      <w:pPr>
        <w:spacing w:after="115"/>
        <w:jc w:val="left"/>
      </w:pPr>
      <w:r>
        <w:t xml:space="preserve"> </w:t>
      </w:r>
    </w:p>
    <w:p w14:paraId="0A58D4B8" w14:textId="77777777" w:rsidR="00BB0C30" w:rsidRDefault="00BB0C30" w:rsidP="00BB0C30">
      <w:pPr>
        <w:spacing w:after="127"/>
        <w:ind w:left="14"/>
      </w:pPr>
    </w:p>
    <w:p w14:paraId="0CE55543" w14:textId="77777777" w:rsidR="00BB0C30" w:rsidRDefault="00BB0C30" w:rsidP="00BB0C30">
      <w:pPr>
        <w:spacing w:after="127"/>
        <w:ind w:left="14"/>
      </w:pPr>
    </w:p>
    <w:p w14:paraId="5504AA94" w14:textId="77777777" w:rsidR="00BB0C30" w:rsidRDefault="00BB0C30" w:rsidP="00BB0C30">
      <w:pPr>
        <w:spacing w:after="127"/>
        <w:ind w:left="14"/>
      </w:pPr>
    </w:p>
    <w:tbl>
      <w:tblPr>
        <w:tblStyle w:val="TableGrid1"/>
        <w:tblW w:w="9634" w:type="dxa"/>
        <w:tblInd w:w="134" w:type="dxa"/>
        <w:tblCellMar>
          <w:top w:w="16" w:type="dxa"/>
          <w:left w:w="180" w:type="dxa"/>
          <w:right w:w="112" w:type="dxa"/>
        </w:tblCellMar>
        <w:tblLook w:val="04A0" w:firstRow="1" w:lastRow="0" w:firstColumn="1" w:lastColumn="0" w:noHBand="0" w:noVBand="1"/>
      </w:tblPr>
      <w:tblGrid>
        <w:gridCol w:w="1492"/>
        <w:gridCol w:w="4887"/>
        <w:gridCol w:w="3255"/>
      </w:tblGrid>
      <w:tr w:rsidR="009C33A3" w14:paraId="50442342" w14:textId="327F795C" w:rsidTr="009C33A3">
        <w:trPr>
          <w:trHeight w:val="397"/>
        </w:trPr>
        <w:tc>
          <w:tcPr>
            <w:tcW w:w="14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D37CCF" w14:textId="77777777" w:rsidR="009C33A3" w:rsidRDefault="009C33A3" w:rsidP="00907EA7">
            <w:pPr>
              <w:spacing w:line="259" w:lineRule="auto"/>
              <w:jc w:val="center"/>
            </w:pPr>
            <w:r w:rsidRPr="4576950D">
              <w:rPr>
                <w:b/>
                <w:bCs/>
              </w:rPr>
              <w:lastRenderedPageBreak/>
              <w:t>Week</w:t>
            </w:r>
          </w:p>
        </w:tc>
        <w:tc>
          <w:tcPr>
            <w:tcW w:w="48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67CD84" w14:textId="77777777" w:rsidR="009C33A3" w:rsidRDefault="009C33A3" w:rsidP="00907EA7">
            <w:pPr>
              <w:spacing w:line="259" w:lineRule="auto"/>
              <w:jc w:val="center"/>
            </w:pPr>
            <w:r>
              <w:rPr>
                <w:b/>
                <w:bCs/>
              </w:rPr>
              <w:t>Section</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5F957D" w14:textId="755FC70F" w:rsidR="009C33A3" w:rsidRDefault="009C33A3" w:rsidP="009C33A3">
            <w:pPr>
              <w:jc w:val="center"/>
              <w:rPr>
                <w:b/>
                <w:bCs/>
              </w:rPr>
            </w:pPr>
            <w:r>
              <w:rPr>
                <w:b/>
                <w:bCs/>
              </w:rPr>
              <w:t>Location</w:t>
            </w:r>
          </w:p>
        </w:tc>
      </w:tr>
      <w:tr w:rsidR="009C33A3" w14:paraId="2A70C07B" w14:textId="0B30F569" w:rsidTr="009C33A3">
        <w:trPr>
          <w:trHeight w:val="397"/>
        </w:trPr>
        <w:tc>
          <w:tcPr>
            <w:tcW w:w="14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0980CD" w14:textId="0D84BF76" w:rsidR="009C33A3" w:rsidRDefault="009C33A3" w:rsidP="00907EA7">
            <w:pPr>
              <w:spacing w:line="259" w:lineRule="auto"/>
              <w:jc w:val="center"/>
            </w:pPr>
            <w:r w:rsidRPr="00DF22E2">
              <w:rPr>
                <w:b/>
                <w:bCs/>
              </w:rPr>
              <w:t>W</w:t>
            </w:r>
            <w:r>
              <w:rPr>
                <w:b/>
                <w:bCs/>
              </w:rPr>
              <w:t>ee</w:t>
            </w:r>
            <w:r w:rsidRPr="00DF22E2">
              <w:rPr>
                <w:b/>
                <w:bCs/>
              </w:rPr>
              <w:t xml:space="preserve">k </w:t>
            </w:r>
            <w:r>
              <w:rPr>
                <w:b/>
                <w:bCs/>
              </w:rPr>
              <w:t>1-2</w:t>
            </w:r>
          </w:p>
        </w:tc>
        <w:tc>
          <w:tcPr>
            <w:tcW w:w="48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49F32E8" w14:textId="36DAF1E1" w:rsidR="009C33A3" w:rsidRDefault="009C33A3" w:rsidP="00907EA7">
            <w:pPr>
              <w:spacing w:line="259" w:lineRule="auto"/>
              <w:jc w:val="center"/>
            </w:pPr>
            <w:r>
              <w:t>Session 1: Instrument Training</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4371BE" w14:textId="5555926D" w:rsidR="009C33A3" w:rsidRDefault="009C33A3" w:rsidP="009C33A3">
            <w:pPr>
              <w:jc w:val="center"/>
            </w:pPr>
            <w:r>
              <w:t>ACIS Lab</w:t>
            </w:r>
          </w:p>
        </w:tc>
      </w:tr>
      <w:tr w:rsidR="009C33A3" w14:paraId="5BDE6786" w14:textId="3003399E" w:rsidTr="009C33A3">
        <w:trPr>
          <w:trHeight w:val="397"/>
        </w:trPr>
        <w:tc>
          <w:tcPr>
            <w:tcW w:w="14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94EC20" w14:textId="2A4F499B" w:rsidR="009C33A3" w:rsidRDefault="009C33A3" w:rsidP="00907EA7">
            <w:pPr>
              <w:spacing w:line="259" w:lineRule="auto"/>
              <w:jc w:val="center"/>
            </w:pPr>
            <w:r w:rsidRPr="00DF22E2">
              <w:rPr>
                <w:b/>
                <w:bCs/>
              </w:rPr>
              <w:t>W</w:t>
            </w:r>
            <w:r>
              <w:rPr>
                <w:b/>
                <w:bCs/>
              </w:rPr>
              <w:t>ee</w:t>
            </w:r>
            <w:r w:rsidRPr="00DF22E2">
              <w:rPr>
                <w:b/>
                <w:bCs/>
              </w:rPr>
              <w:t xml:space="preserve">k </w:t>
            </w:r>
            <w:r>
              <w:rPr>
                <w:b/>
                <w:bCs/>
              </w:rPr>
              <w:t>3-4</w:t>
            </w:r>
          </w:p>
        </w:tc>
        <w:tc>
          <w:tcPr>
            <w:tcW w:w="48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335F5D" w14:textId="6AE6C0C4" w:rsidR="009C33A3" w:rsidRDefault="009C33A3" w:rsidP="00907EA7">
            <w:pPr>
              <w:spacing w:line="259" w:lineRule="auto"/>
              <w:jc w:val="center"/>
            </w:pPr>
            <w:r>
              <w:t>Session 2: Computational Techniques</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C641F0" w14:textId="187F4E9B" w:rsidR="009C33A3" w:rsidRDefault="00DB0824" w:rsidP="009C33A3">
            <w:pPr>
              <w:jc w:val="center"/>
            </w:pPr>
            <w:commentRangeStart w:id="2"/>
            <w:r>
              <w:t>To be confirmed</w:t>
            </w:r>
            <w:commentRangeEnd w:id="2"/>
            <w:r>
              <w:rPr>
                <w:rStyle w:val="CommentReference"/>
              </w:rPr>
              <w:commentReference w:id="2"/>
            </w:r>
          </w:p>
        </w:tc>
      </w:tr>
      <w:tr w:rsidR="009C33A3" w14:paraId="15463385" w14:textId="540AE047" w:rsidTr="009C33A3">
        <w:trPr>
          <w:trHeight w:val="397"/>
        </w:trPr>
        <w:tc>
          <w:tcPr>
            <w:tcW w:w="14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E36595E" w14:textId="07377BEA" w:rsidR="009C33A3" w:rsidRPr="00DF22E2" w:rsidRDefault="009C33A3" w:rsidP="00907EA7">
            <w:pPr>
              <w:spacing w:line="259" w:lineRule="auto"/>
              <w:jc w:val="center"/>
              <w:rPr>
                <w:b/>
                <w:bCs/>
              </w:rPr>
            </w:pPr>
            <w:r>
              <w:rPr>
                <w:b/>
                <w:bCs/>
              </w:rPr>
              <w:t>Week 5-10</w:t>
            </w:r>
          </w:p>
        </w:tc>
        <w:tc>
          <w:tcPr>
            <w:tcW w:w="48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0F5540" w14:textId="295E12AC" w:rsidR="009C33A3" w:rsidRDefault="009C33A3" w:rsidP="00907EA7">
            <w:pPr>
              <w:spacing w:line="259" w:lineRule="auto"/>
              <w:jc w:val="center"/>
            </w:pPr>
            <w:r>
              <w:t>Investigation B: Quantification of Capsaicin</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4AD76A" w14:textId="29AADE15" w:rsidR="009C33A3" w:rsidRDefault="009C33A3" w:rsidP="009C33A3">
            <w:pPr>
              <w:jc w:val="center"/>
            </w:pPr>
            <w:r>
              <w:t>ACIS Lab</w:t>
            </w:r>
          </w:p>
        </w:tc>
      </w:tr>
    </w:tbl>
    <w:p w14:paraId="413342CB" w14:textId="77777777" w:rsidR="00BB0C30" w:rsidRDefault="00BB0C30" w:rsidP="00BB0C30">
      <w:pPr>
        <w:spacing w:after="127"/>
        <w:ind w:left="14"/>
      </w:pPr>
    </w:p>
    <w:p w14:paraId="7445AE76" w14:textId="77777777" w:rsidR="00BB0C30" w:rsidRDefault="00BB0C30" w:rsidP="00BB0C30">
      <w:pPr>
        <w:pStyle w:val="Heading2"/>
      </w:pPr>
      <w:r>
        <w:t xml:space="preserve">Attendance </w:t>
      </w:r>
    </w:p>
    <w:p w14:paraId="3042D663" w14:textId="7ED29428" w:rsidR="00BB0C30" w:rsidRDefault="00BB0C30" w:rsidP="00BB0C30">
      <w:pPr>
        <w:spacing w:line="360" w:lineRule="auto"/>
        <w:ind w:left="14"/>
      </w:pPr>
      <w:r>
        <w:t>An attendance register will be strictly kept and monitored for both Safety and Visa conditions. If you are absent from, or miss a substantial part of, a particular session, please inform both the lab organiser Dr David August (</w:t>
      </w:r>
      <w:hyperlink r:id="rId16" w:history="1">
        <w:r w:rsidRPr="005739CC">
          <w:rPr>
            <w:rStyle w:val="Hyperlink"/>
          </w:rPr>
          <w:t>David.August@ed.ac.uk</w:t>
        </w:r>
      </w:hyperlink>
      <w:r>
        <w:t xml:space="preserve">) and lab technician </w:t>
      </w:r>
      <w:r w:rsidR="00C410A2">
        <w:t>Alba</w:t>
      </w:r>
      <w:r w:rsidR="008815C6">
        <w:t xml:space="preserve"> Navarro</w:t>
      </w:r>
      <w:r w:rsidR="00C410A2">
        <w:t xml:space="preserve"> Rodriguez</w:t>
      </w:r>
      <w:commentRangeStart w:id="3"/>
      <w:r w:rsidRPr="005739CC">
        <w:t xml:space="preserve"> </w:t>
      </w:r>
      <w:r>
        <w:t>(</w:t>
      </w:r>
      <w:hyperlink r:id="rId17" w:history="1">
        <w:r w:rsidR="008815C6">
          <w:rPr>
            <w:rStyle w:val="Hyperlink"/>
          </w:rPr>
          <w:t>??</w:t>
        </w:r>
      </w:hyperlink>
      <w:r>
        <w:t>)</w:t>
      </w:r>
      <w:commentRangeEnd w:id="3"/>
      <w:r w:rsidR="00F86493">
        <w:rPr>
          <w:rStyle w:val="CommentReference"/>
        </w:rPr>
        <w:commentReference w:id="3"/>
      </w:r>
      <w:r w:rsidRPr="005739CC">
        <w:t xml:space="preserve"> </w:t>
      </w:r>
      <w:r>
        <w:t xml:space="preserve">as soon as possible. See below for information regarding deadline extensions and Special Circumstances. </w:t>
      </w:r>
    </w:p>
    <w:p w14:paraId="0F274EA3" w14:textId="77777777" w:rsidR="00BB0C30" w:rsidRDefault="00BB0C30" w:rsidP="00BB0C30">
      <w:pPr>
        <w:spacing w:after="115"/>
        <w:jc w:val="left"/>
      </w:pPr>
      <w:r w:rsidRPr="4576950D">
        <w:rPr>
          <w:b/>
          <w:bCs/>
        </w:rPr>
        <w:t xml:space="preserve"> </w:t>
      </w:r>
    </w:p>
    <w:p w14:paraId="72007F4E" w14:textId="77777777" w:rsidR="00BB0C30" w:rsidRDefault="00BB0C30" w:rsidP="00BB0C30">
      <w:pPr>
        <w:pStyle w:val="Heading2"/>
      </w:pPr>
      <w:r>
        <w:t xml:space="preserve">Demonstrators and staff </w:t>
      </w:r>
    </w:p>
    <w:p w14:paraId="1820C71A" w14:textId="6434F29E" w:rsidR="00BB0C30" w:rsidRDefault="00BB0C30" w:rsidP="00BB0C30">
      <w:pPr>
        <w:spacing w:line="359" w:lineRule="auto"/>
        <w:ind w:left="14"/>
      </w:pPr>
      <w:r>
        <w:t>Postgraduate demonstrators will be available at all sessions. They will instruct you in experimental techniques</w:t>
      </w:r>
      <w:r w:rsidR="006B2F4D">
        <w:t xml:space="preserve"> and</w:t>
      </w:r>
      <w:r>
        <w:t xml:space="preserve"> provide guidance on </w:t>
      </w:r>
      <w:r w:rsidR="006B2F4D">
        <w:t xml:space="preserve">the </w:t>
      </w:r>
      <w:r>
        <w:t>analysis of results</w:t>
      </w:r>
      <w:r w:rsidR="006B2F4D">
        <w:t xml:space="preserve">. Please </w:t>
      </w:r>
      <w:r w:rsidR="009231D4">
        <w:t>make use of</w:t>
      </w:r>
      <w:r w:rsidR="006B2F4D">
        <w:t xml:space="preserve"> them – they are all experienced PhD researchers within the </w:t>
      </w:r>
      <w:proofErr w:type="gramStart"/>
      <w:r w:rsidR="006B2F4D">
        <w:t>School</w:t>
      </w:r>
      <w:proofErr w:type="gramEnd"/>
      <w:r w:rsidR="006B2F4D">
        <w:t xml:space="preserve"> and have a lot of </w:t>
      </w:r>
      <w:r w:rsidR="009231D4">
        <w:t>knowledge to share.</w:t>
      </w:r>
    </w:p>
    <w:p w14:paraId="3C82FC59" w14:textId="5C7BECC5" w:rsidR="00BB0C30" w:rsidRDefault="00BB0C30" w:rsidP="0090473B">
      <w:pPr>
        <w:spacing w:after="127" w:line="360" w:lineRule="auto"/>
        <w:ind w:left="14"/>
      </w:pPr>
      <w:r>
        <w:t xml:space="preserve">The </w:t>
      </w:r>
      <w:r w:rsidR="00764D69">
        <w:t>Research</w:t>
      </w:r>
      <w:r>
        <w:t xml:space="preserve"> Techniques PGT organiser is </w:t>
      </w:r>
      <w:r w:rsidRPr="4576950D">
        <w:rPr>
          <w:b/>
          <w:bCs/>
        </w:rPr>
        <w:t xml:space="preserve">Dr </w:t>
      </w:r>
      <w:r>
        <w:rPr>
          <w:b/>
          <w:bCs/>
        </w:rPr>
        <w:t>David August</w:t>
      </w:r>
      <w:r w:rsidRPr="4576950D">
        <w:rPr>
          <w:b/>
          <w:bCs/>
        </w:rPr>
        <w:t xml:space="preserve"> (Room 2</w:t>
      </w:r>
      <w:r>
        <w:rPr>
          <w:b/>
          <w:bCs/>
        </w:rPr>
        <w:t>82</w:t>
      </w:r>
      <w:r w:rsidRPr="4576950D">
        <w:rPr>
          <w:b/>
          <w:bCs/>
        </w:rPr>
        <w:t xml:space="preserve">), Tel. </w:t>
      </w:r>
      <w:r w:rsidRPr="00882C12">
        <w:rPr>
          <w:b/>
          <w:bCs/>
        </w:rPr>
        <w:t>0131 650 4818</w:t>
      </w:r>
      <w:r w:rsidRPr="4576950D">
        <w:rPr>
          <w:b/>
          <w:bCs/>
        </w:rPr>
        <w:t xml:space="preserve">, E-mail: </w:t>
      </w:r>
      <w:r>
        <w:rPr>
          <w:b/>
          <w:bCs/>
        </w:rPr>
        <w:t>David.August</w:t>
      </w:r>
      <w:r w:rsidRPr="4576950D">
        <w:rPr>
          <w:b/>
          <w:bCs/>
        </w:rPr>
        <w:t xml:space="preserve">@ed.ac.uk </w:t>
      </w:r>
    </w:p>
    <w:p w14:paraId="0817BC40" w14:textId="095EBA17" w:rsidR="00BB0C30" w:rsidRDefault="00BB0C30" w:rsidP="0090473B">
      <w:pPr>
        <w:spacing w:after="127" w:line="360" w:lineRule="auto"/>
        <w:ind w:left="14"/>
      </w:pPr>
      <w:r>
        <w:t>Expert technical support in the laboratory is provided by</w:t>
      </w:r>
      <w:bookmarkStart w:id="4" w:name="_Hlk141875768"/>
      <w:r w:rsidR="00C94A18">
        <w:t xml:space="preserve"> the</w:t>
      </w:r>
      <w:r w:rsidR="00C94A18">
        <w:rPr>
          <w:b/>
          <w:bCs/>
        </w:rPr>
        <w:t xml:space="preserve"> </w:t>
      </w:r>
      <w:r w:rsidR="00C94A18" w:rsidRPr="00011DBA">
        <w:t>ACIS technician</w:t>
      </w:r>
      <w:r w:rsidR="00C94A18">
        <w:rPr>
          <w:b/>
          <w:bCs/>
        </w:rPr>
        <w:t xml:space="preserve"> </w:t>
      </w:r>
      <w:r w:rsidR="00011DBA" w:rsidRPr="00011DBA">
        <w:rPr>
          <w:b/>
          <w:bCs/>
        </w:rPr>
        <w:t>Alba Navarro Rodriguez</w:t>
      </w:r>
      <w:commentRangeStart w:id="5"/>
      <w:r w:rsidR="00011DBA" w:rsidRPr="005739CC">
        <w:t xml:space="preserve"> </w:t>
      </w:r>
      <w:r w:rsidR="00011DBA">
        <w:t>(</w:t>
      </w:r>
      <w:hyperlink r:id="rId18" w:history="1">
        <w:r w:rsidR="00011DBA">
          <w:rPr>
            <w:rStyle w:val="Hyperlink"/>
          </w:rPr>
          <w:t>??</w:t>
        </w:r>
      </w:hyperlink>
      <w:r w:rsidR="00011DBA">
        <w:t>)</w:t>
      </w:r>
      <w:commentRangeEnd w:id="5"/>
      <w:r w:rsidR="00011DBA">
        <w:rPr>
          <w:rStyle w:val="CommentReference"/>
        </w:rPr>
        <w:commentReference w:id="5"/>
      </w:r>
    </w:p>
    <w:bookmarkEnd w:id="4"/>
    <w:p w14:paraId="119D9588" w14:textId="77777777" w:rsidR="00BB0C30" w:rsidRDefault="00BB0C30" w:rsidP="00BB0C30">
      <w:pPr>
        <w:spacing w:after="115"/>
        <w:jc w:val="left"/>
      </w:pPr>
      <w:r>
        <w:t xml:space="preserve"> </w:t>
      </w:r>
    </w:p>
    <w:p w14:paraId="657E314F" w14:textId="643D1C3D" w:rsidR="00BB0C30" w:rsidRDefault="000C017D" w:rsidP="00BB0C30">
      <w:pPr>
        <w:pStyle w:val="Heading2"/>
      </w:pPr>
      <w:r>
        <w:t>Preparation</w:t>
      </w:r>
    </w:p>
    <w:p w14:paraId="353698AA" w14:textId="1F30F8F2" w:rsidR="00BB0C30" w:rsidRDefault="00BB0C30" w:rsidP="00BB0C30">
      <w:pPr>
        <w:spacing w:line="360" w:lineRule="auto"/>
        <w:ind w:left="14"/>
      </w:pPr>
      <w:r>
        <w:t xml:space="preserve">You are asked to read the instructions for </w:t>
      </w:r>
      <w:r w:rsidR="000C017D">
        <w:t>each session</w:t>
      </w:r>
      <w:r>
        <w:t xml:space="preserve"> and view </w:t>
      </w:r>
      <w:r w:rsidR="000C017D">
        <w:t>any</w:t>
      </w:r>
      <w:r>
        <w:t xml:space="preserve"> supporting material posted on</w:t>
      </w:r>
      <w:r w:rsidR="00F86493">
        <w:t xml:space="preserve"> LEARN</w:t>
      </w:r>
      <w:r>
        <w:t xml:space="preserve"> </w:t>
      </w:r>
      <w:r w:rsidR="000C017D" w:rsidRPr="00F86493">
        <w:rPr>
          <w:b/>
          <w:bCs/>
          <w:u w:val="single"/>
        </w:rPr>
        <w:t>BEFORE</w:t>
      </w:r>
      <w:r w:rsidR="000C017D">
        <w:t xml:space="preserve"> attending the associated session</w:t>
      </w:r>
      <w:r>
        <w:t>. This will enable you to follow the practical procedures described, minimising risk and the likelihood of damage to expensive equipment.</w:t>
      </w:r>
      <w:r w:rsidRPr="4576950D">
        <w:rPr>
          <w:b/>
          <w:bCs/>
        </w:rPr>
        <w:t xml:space="preserve"> </w:t>
      </w:r>
      <w:r>
        <w:rPr>
          <w:b/>
          <w:bCs/>
        </w:rPr>
        <w:t>I</w:t>
      </w:r>
      <w:r w:rsidRPr="4576950D">
        <w:rPr>
          <w:b/>
          <w:bCs/>
        </w:rPr>
        <w:t>f you are unsure</w:t>
      </w:r>
      <w:r>
        <w:rPr>
          <w:b/>
          <w:bCs/>
        </w:rPr>
        <w:t xml:space="preserve"> about anything</w:t>
      </w:r>
      <w:r w:rsidRPr="4576950D">
        <w:rPr>
          <w:b/>
          <w:bCs/>
        </w:rPr>
        <w:t>, please consult a member of staff, or a demonstrator</w:t>
      </w:r>
      <w:r>
        <w:rPr>
          <w:b/>
          <w:bCs/>
        </w:rPr>
        <w:t xml:space="preserve"> BEFORE continuing</w:t>
      </w:r>
      <w:r w:rsidRPr="4576950D">
        <w:rPr>
          <w:b/>
          <w:bCs/>
        </w:rPr>
        <w:t>.</w:t>
      </w:r>
      <w:r>
        <w:t xml:space="preserve">   </w:t>
      </w:r>
    </w:p>
    <w:p w14:paraId="17590AB6" w14:textId="77777777" w:rsidR="000C017D" w:rsidRDefault="000C017D">
      <w:pPr>
        <w:jc w:val="left"/>
        <w:rPr>
          <w:b/>
          <w:i/>
          <w:sz w:val="32"/>
        </w:rPr>
      </w:pPr>
      <w:r>
        <w:br w:type="page"/>
      </w:r>
    </w:p>
    <w:p w14:paraId="0CF8E8B3" w14:textId="6CBC8577" w:rsidR="00BB0C30" w:rsidRPr="00990F6A" w:rsidRDefault="00BB0C30" w:rsidP="00BB0C30">
      <w:pPr>
        <w:pStyle w:val="Heading1"/>
      </w:pPr>
      <w:r w:rsidRPr="00990F6A">
        <w:lastRenderedPageBreak/>
        <w:t xml:space="preserve">Marking and Assessment </w:t>
      </w:r>
    </w:p>
    <w:p w14:paraId="28539A45" w14:textId="77777777" w:rsidR="0097429E" w:rsidRDefault="0097429E" w:rsidP="0097429E">
      <w:pPr>
        <w:spacing w:line="360" w:lineRule="auto"/>
        <w:ind w:left="14"/>
      </w:pPr>
      <w:r>
        <w:t xml:space="preserve">The importance of laboratory work in the Chemistry Degree Courses cannot be overemphasised. The laboratory classes are therefore an integral part of the course and </w:t>
      </w:r>
      <w:r w:rsidRPr="4576950D">
        <w:rPr>
          <w:b/>
          <w:bCs/>
        </w:rPr>
        <w:t>attendance at them is compulsory. Attendance at each designated session is recorded.</w:t>
      </w:r>
      <w:r>
        <w:t xml:space="preserve"> </w:t>
      </w:r>
    </w:p>
    <w:p w14:paraId="293D908C" w14:textId="05D61FAA" w:rsidR="0097429E" w:rsidRDefault="0097429E" w:rsidP="0097429E">
      <w:pPr>
        <w:spacing w:line="360" w:lineRule="auto"/>
        <w:ind w:left="10" w:hanging="10"/>
      </w:pPr>
      <w:r w:rsidRPr="4576950D">
        <w:rPr>
          <w:b/>
          <w:bCs/>
        </w:rPr>
        <w:t xml:space="preserve">Poor marks are invariably the result of poor attendance and/or failure to submit reports, rather than of poor performance at the bench.  </w:t>
      </w:r>
      <w:r>
        <w:t xml:space="preserve">Attendance and marks are therefore monitored throughout the year.  Should you miss </w:t>
      </w:r>
      <w:r w:rsidRPr="4576950D">
        <w:rPr>
          <w:i/>
          <w:iCs/>
        </w:rPr>
        <w:t>any</w:t>
      </w:r>
      <w:r>
        <w:t xml:space="preserve"> laboratory class for medical reasons you must </w:t>
      </w:r>
      <w:r w:rsidR="00336DDC">
        <w:t>notify the Lab Organiser</w:t>
      </w:r>
      <w:r w:rsidR="00EB6D18">
        <w:t xml:space="preserve"> </w:t>
      </w:r>
      <w:r>
        <w:t xml:space="preserve">by e-mail to Dr David August at </w:t>
      </w:r>
      <w:hyperlink r:id="rId19" w:history="1">
        <w:r w:rsidR="00537816" w:rsidRPr="006056C2">
          <w:rPr>
            <w:rStyle w:val="Hyperlink"/>
            <w:b/>
            <w:bCs/>
          </w:rPr>
          <w:t>David.August@ed.ac.uk</w:t>
        </w:r>
      </w:hyperlink>
      <w:r w:rsidR="00537816">
        <w:t xml:space="preserve"> who will advise on</w:t>
      </w:r>
      <w:r w:rsidR="00D35B1B">
        <w:t xml:space="preserve"> any</w:t>
      </w:r>
      <w:r w:rsidR="00537816">
        <w:t xml:space="preserve"> </w:t>
      </w:r>
      <w:r w:rsidR="00D35B1B">
        <w:t>alternative arrangements.</w:t>
      </w:r>
    </w:p>
    <w:p w14:paraId="3A0EC95D" w14:textId="555FE7AF" w:rsidR="0097429E" w:rsidRDefault="0097429E" w:rsidP="003A3910">
      <w:pPr>
        <w:spacing w:after="120" w:line="360" w:lineRule="auto"/>
      </w:pPr>
      <w:r>
        <w:t xml:space="preserve">To pass this laboratory course you need a minimum score of 50%. To pass the taught component of the MSc, you must both 1) obtain ≥50% in 4 out of the 6 courses and 2) maintain an average grade of ≥50% across all six courses. Please see the Programme Handbooks for further information. </w:t>
      </w:r>
    </w:p>
    <w:p w14:paraId="27129C26" w14:textId="5175558D" w:rsidR="00001647" w:rsidRPr="00FD7994" w:rsidRDefault="00001647" w:rsidP="00FD7994">
      <w:pPr>
        <w:pStyle w:val="Heading2"/>
      </w:pPr>
      <w:r w:rsidRPr="00FD7994">
        <w:t>Late Penalties</w:t>
      </w:r>
    </w:p>
    <w:p w14:paraId="3D522164" w14:textId="0C296612" w:rsidR="006C2561" w:rsidRDefault="00001647" w:rsidP="003A3910">
      <w:pPr>
        <w:spacing w:after="120" w:line="360" w:lineRule="auto"/>
      </w:pPr>
      <w:r>
        <w:t xml:space="preserve">All </w:t>
      </w:r>
      <w:r w:rsidR="006C2561">
        <w:t xml:space="preserve">assessment items will be subject to late penalties </w:t>
      </w:r>
      <w:r w:rsidR="00C602C8">
        <w:t>and a</w:t>
      </w:r>
      <w:r w:rsidR="006C2561">
        <w:t xml:space="preserve"> </w:t>
      </w:r>
      <w:proofErr w:type="gramStart"/>
      <w:r w:rsidR="006C2561">
        <w:t xml:space="preserve">5% </w:t>
      </w:r>
      <w:r w:rsidR="00C602C8">
        <w:t>mark</w:t>
      </w:r>
      <w:proofErr w:type="gramEnd"/>
      <w:r w:rsidR="00C602C8">
        <w:t xml:space="preserve"> </w:t>
      </w:r>
      <w:r w:rsidR="00BB75CA">
        <w:t xml:space="preserve">penalty will be applied </w:t>
      </w:r>
      <w:r w:rsidR="0036587E">
        <w:t xml:space="preserve">for </w:t>
      </w:r>
      <w:r w:rsidR="00BB75CA">
        <w:t>every day over</w:t>
      </w:r>
      <w:r w:rsidR="0036587E">
        <w:t xml:space="preserve"> work is submitted after</w:t>
      </w:r>
      <w:r w:rsidR="00BB75CA">
        <w:t xml:space="preserve"> your agreed deadline. Information on the course deadlines can be found on LEARN and </w:t>
      </w:r>
      <w:r w:rsidR="00FD7994">
        <w:t>information regarding extension requests and Special Circumstances can be found below.</w:t>
      </w:r>
    </w:p>
    <w:p w14:paraId="2413295A" w14:textId="7C200FB7" w:rsidR="00001647" w:rsidRDefault="00001647" w:rsidP="00001647">
      <w:pPr>
        <w:pStyle w:val="Heading2"/>
      </w:pPr>
      <w:commentRangeStart w:id="6"/>
      <w:r>
        <w:t>Plagiarism</w:t>
      </w:r>
      <w:commentRangeEnd w:id="6"/>
      <w:r w:rsidR="00FE4D40">
        <w:rPr>
          <w:rStyle w:val="CommentReference"/>
          <w:b w:val="0"/>
        </w:rPr>
        <w:commentReference w:id="6"/>
      </w:r>
    </w:p>
    <w:p w14:paraId="4252FF17" w14:textId="77777777" w:rsidR="00001647" w:rsidRDefault="00001647" w:rsidP="00001647">
      <w:pPr>
        <w:spacing w:line="360" w:lineRule="auto"/>
        <w:ind w:left="-5"/>
      </w:pPr>
      <w:r>
        <w:t>According to the University’s Examination Regulations and Guidelines:</w:t>
      </w:r>
      <w:r w:rsidRPr="4576950D">
        <w:rPr>
          <w:b/>
          <w:bCs/>
          <w:i/>
          <w:iCs/>
        </w:rPr>
        <w:t xml:space="preserve"> "Plagiarism </w:t>
      </w:r>
      <w:r w:rsidRPr="4576950D">
        <w:rPr>
          <w:i/>
          <w:iCs/>
        </w:rPr>
        <w:t xml:space="preserve">is defined as the submission by a candidate, without adequate acknowledgement, of any piece of work (e.g. results, report, written assignment, examination answer) which has been copied from the work of another person or persons. This is a </w:t>
      </w:r>
      <w:r w:rsidRPr="4576950D">
        <w:rPr>
          <w:b/>
          <w:bCs/>
          <w:i/>
          <w:iCs/>
        </w:rPr>
        <w:t>serious offence</w:t>
      </w:r>
      <w:r w:rsidRPr="4576950D">
        <w:rPr>
          <w:i/>
          <w:iCs/>
        </w:rPr>
        <w:t xml:space="preserve"> and if detected will result in the severest penalties. </w:t>
      </w:r>
      <w:proofErr w:type="gramStart"/>
      <w:r w:rsidRPr="4576950D">
        <w:rPr>
          <w:i/>
          <w:iCs/>
        </w:rPr>
        <w:t>It should be understood that compiling</w:t>
      </w:r>
      <w:proofErr w:type="gramEnd"/>
      <w:r w:rsidRPr="4576950D">
        <w:rPr>
          <w:i/>
          <w:iCs/>
        </w:rPr>
        <w:t xml:space="preserve"> an essay by 'lifting paragraphs' from other sources (e.g. a book, the web) is an example of plagiarism. You are strongly advised to read the information given at www.aaps.ed.ac.uk/regulations/Plagiarism/Intro.htm and the web pages listed therein ".</w:t>
      </w:r>
      <w:r>
        <w:t xml:space="preserve"> </w:t>
      </w:r>
    </w:p>
    <w:p w14:paraId="35605FF2" w14:textId="77777777" w:rsidR="0036587E" w:rsidRDefault="0036587E">
      <w:pPr>
        <w:jc w:val="left"/>
        <w:rPr>
          <w:b/>
          <w:sz w:val="28"/>
          <w:szCs w:val="24"/>
        </w:rPr>
      </w:pPr>
      <w:r>
        <w:br w:type="page"/>
      </w:r>
    </w:p>
    <w:p w14:paraId="1EC6500B" w14:textId="2AFC8AAA" w:rsidR="003A3910" w:rsidRPr="00597C93" w:rsidRDefault="003A3910" w:rsidP="002A7853">
      <w:pPr>
        <w:pStyle w:val="Heading2"/>
      </w:pPr>
      <w:r w:rsidRPr="00597C93">
        <w:lastRenderedPageBreak/>
        <w:t>Course Assessment</w:t>
      </w:r>
    </w:p>
    <w:p w14:paraId="711DCA87" w14:textId="77777777" w:rsidR="003C72F1" w:rsidRDefault="003A3910" w:rsidP="003C72F1">
      <w:pPr>
        <w:spacing w:line="360" w:lineRule="auto"/>
      </w:pPr>
      <w:r>
        <w:t xml:space="preserve">This course includes a range of different assessment methods to </w:t>
      </w:r>
      <w:r w:rsidR="00F50252">
        <w:t xml:space="preserve">evaluate your </w:t>
      </w:r>
      <w:r w:rsidR="00AF1E20">
        <w:t xml:space="preserve">understanding of the methods </w:t>
      </w:r>
      <w:r w:rsidR="00597C93">
        <w:t xml:space="preserve">and skills </w:t>
      </w:r>
      <w:r w:rsidR="00AF1E20">
        <w:t xml:space="preserve">detailed in the learning outcomes </w:t>
      </w:r>
      <w:r w:rsidR="00597C93">
        <w:t>as well as your ability to operate as a research scientist.</w:t>
      </w:r>
      <w:r w:rsidR="003C72F1">
        <w:t xml:space="preserve"> Each section of the course is assessed separately and contributes varying amounts to the total course grade as detailed below.</w:t>
      </w:r>
    </w:p>
    <w:tbl>
      <w:tblPr>
        <w:tblStyle w:val="TableGrid1"/>
        <w:tblW w:w="9634" w:type="dxa"/>
        <w:tblInd w:w="134" w:type="dxa"/>
        <w:tblCellMar>
          <w:top w:w="16" w:type="dxa"/>
          <w:left w:w="180" w:type="dxa"/>
          <w:right w:w="112" w:type="dxa"/>
        </w:tblCellMar>
        <w:tblLook w:val="04A0" w:firstRow="1" w:lastRow="0" w:firstColumn="1" w:lastColumn="0" w:noHBand="0" w:noVBand="1"/>
      </w:tblPr>
      <w:tblGrid>
        <w:gridCol w:w="1159"/>
        <w:gridCol w:w="4511"/>
        <w:gridCol w:w="3964"/>
      </w:tblGrid>
      <w:tr w:rsidR="003C72F1" w14:paraId="16899527" w14:textId="77777777" w:rsidTr="0039484A">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EF8558" w14:textId="2F7C373A" w:rsidR="003C72F1" w:rsidRDefault="003C72F1" w:rsidP="0093346B">
            <w:pPr>
              <w:spacing w:line="259" w:lineRule="auto"/>
              <w:jc w:val="center"/>
            </w:pPr>
            <w:r>
              <w:rPr>
                <w:b/>
                <w:bCs/>
              </w:rPr>
              <w:t>Section</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5DB54D0" w14:textId="3139F5D2" w:rsidR="003C72F1" w:rsidRPr="00F652D4" w:rsidRDefault="003C72F1" w:rsidP="0093346B">
            <w:pPr>
              <w:spacing w:line="259" w:lineRule="auto"/>
              <w:jc w:val="center"/>
              <w:rPr>
                <w:b/>
                <w:bCs/>
              </w:rPr>
            </w:pPr>
            <w:r>
              <w:rPr>
                <w:b/>
                <w:bCs/>
              </w:rPr>
              <w:t>Assessment</w:t>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A519338" w14:textId="0C263F03" w:rsidR="003C72F1" w:rsidRDefault="00CC404F" w:rsidP="0093346B">
            <w:pPr>
              <w:jc w:val="center"/>
              <w:rPr>
                <w:b/>
                <w:bCs/>
              </w:rPr>
            </w:pPr>
            <w:r>
              <w:rPr>
                <w:b/>
                <w:bCs/>
              </w:rPr>
              <w:t xml:space="preserve">Percentage of </w:t>
            </w:r>
            <w:r w:rsidR="0039484A">
              <w:rPr>
                <w:b/>
                <w:bCs/>
              </w:rPr>
              <w:t>Course Grade</w:t>
            </w:r>
          </w:p>
        </w:tc>
      </w:tr>
      <w:tr w:rsidR="003C72F1" w14:paraId="03160A1C" w14:textId="77777777" w:rsidTr="0039484A">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2BA96C" w14:textId="77777777" w:rsidR="003C72F1" w:rsidRDefault="003C72F1" w:rsidP="0093346B">
            <w:pPr>
              <w:spacing w:line="259" w:lineRule="auto"/>
              <w:jc w:val="center"/>
            </w:pPr>
            <w:r>
              <w:rPr>
                <w:b/>
                <w:bCs/>
              </w:rPr>
              <w:t>1</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0F6D2D" w14:textId="48257FAD" w:rsidR="003C72F1" w:rsidRDefault="00CC404F" w:rsidP="0093346B">
            <w:pPr>
              <w:spacing w:line="259" w:lineRule="auto"/>
              <w:jc w:val="center"/>
            </w:pPr>
            <w:r>
              <w:t>Online Multiple-Choice Quizzes</w:t>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7DC2220" w14:textId="34E7159D" w:rsidR="003C72F1" w:rsidRDefault="00CC404F" w:rsidP="0093346B">
            <w:pPr>
              <w:jc w:val="center"/>
            </w:pPr>
            <w:r>
              <w:t>20%</w:t>
            </w:r>
          </w:p>
        </w:tc>
      </w:tr>
      <w:tr w:rsidR="003C72F1" w14:paraId="021CAE8C" w14:textId="77777777" w:rsidTr="0039484A">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8E7789" w14:textId="77777777" w:rsidR="003C72F1" w:rsidRDefault="003C72F1" w:rsidP="0093346B">
            <w:pPr>
              <w:spacing w:line="259" w:lineRule="auto"/>
              <w:jc w:val="center"/>
            </w:pPr>
            <w:r>
              <w:rPr>
                <w:b/>
                <w:bCs/>
              </w:rPr>
              <w:t>2</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8CB8C9" w14:textId="3136CBBD" w:rsidR="003C72F1" w:rsidRDefault="00DB6692" w:rsidP="0093346B">
            <w:pPr>
              <w:spacing w:line="259" w:lineRule="auto"/>
              <w:jc w:val="center"/>
            </w:pPr>
            <w:commentRangeStart w:id="7"/>
            <w:commentRangeStart w:id="8"/>
            <w:r>
              <w:t>Computational Exercise</w:t>
            </w:r>
            <w:commentRangeEnd w:id="7"/>
            <w:r>
              <w:rPr>
                <w:rStyle w:val="CommentReference"/>
              </w:rPr>
              <w:commentReference w:id="7"/>
            </w:r>
            <w:commentRangeEnd w:id="8"/>
            <w:r w:rsidR="00FE4D40">
              <w:rPr>
                <w:rStyle w:val="CommentReference"/>
              </w:rPr>
              <w:commentReference w:id="8"/>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99C4B9" w14:textId="4BA5B302" w:rsidR="003C72F1" w:rsidRDefault="00CC404F" w:rsidP="0093346B">
            <w:pPr>
              <w:jc w:val="center"/>
            </w:pPr>
            <w:r>
              <w:t>20%</w:t>
            </w:r>
          </w:p>
        </w:tc>
      </w:tr>
      <w:tr w:rsidR="003C72F1" w14:paraId="01680222" w14:textId="77777777" w:rsidTr="0039484A">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60F353" w14:textId="77777777" w:rsidR="003C72F1" w:rsidRPr="00DF22E2" w:rsidRDefault="003C72F1" w:rsidP="0093346B">
            <w:pPr>
              <w:spacing w:line="259" w:lineRule="auto"/>
              <w:jc w:val="center"/>
              <w:rPr>
                <w:b/>
                <w:bCs/>
              </w:rPr>
            </w:pPr>
            <w:r>
              <w:rPr>
                <w:b/>
                <w:bCs/>
              </w:rPr>
              <w:t>3</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636F0E" w14:textId="740B690B" w:rsidR="003C72F1" w:rsidRDefault="00CC404F" w:rsidP="0093346B">
            <w:pPr>
              <w:spacing w:line="259" w:lineRule="auto"/>
              <w:jc w:val="center"/>
            </w:pPr>
            <w:r>
              <w:t>Chem. Comm. Paper Report</w:t>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4A82388" w14:textId="0B0A3470" w:rsidR="003C72F1" w:rsidRDefault="00CC404F" w:rsidP="0093346B">
            <w:pPr>
              <w:jc w:val="center"/>
            </w:pPr>
            <w:r>
              <w:t>50%</w:t>
            </w:r>
          </w:p>
        </w:tc>
      </w:tr>
      <w:tr w:rsidR="003C72F1" w14:paraId="66F4038B" w14:textId="77777777" w:rsidTr="0039484A">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269125" w14:textId="2BBB49E1" w:rsidR="003C72F1" w:rsidRDefault="00CC404F" w:rsidP="0093346B">
            <w:pPr>
              <w:jc w:val="center"/>
              <w:rPr>
                <w:b/>
                <w:bCs/>
              </w:rPr>
            </w:pPr>
            <w:r>
              <w:rPr>
                <w:b/>
                <w:bCs/>
              </w:rPr>
              <w:t>3</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89AF428" w14:textId="5DF34BB4" w:rsidR="003C72F1" w:rsidRDefault="00CC404F" w:rsidP="0093346B">
            <w:pPr>
              <w:jc w:val="center"/>
            </w:pPr>
            <w:r>
              <w:t>Lab Notebook</w:t>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95A551" w14:textId="027F80C3" w:rsidR="003C72F1" w:rsidRDefault="00CC404F" w:rsidP="0093346B">
            <w:pPr>
              <w:jc w:val="center"/>
            </w:pPr>
            <w:r>
              <w:t>10%</w:t>
            </w:r>
          </w:p>
        </w:tc>
      </w:tr>
    </w:tbl>
    <w:p w14:paraId="6F4945C6" w14:textId="5A8D8F9B" w:rsidR="00BB0C30" w:rsidRDefault="00BB0C30" w:rsidP="003C72F1">
      <w:pPr>
        <w:spacing w:line="360" w:lineRule="auto"/>
        <w:rPr>
          <w:b/>
          <w:sz w:val="28"/>
          <w:szCs w:val="24"/>
        </w:rPr>
      </w:pPr>
    </w:p>
    <w:p w14:paraId="6906B5A3" w14:textId="77777777" w:rsidR="00BB0C30" w:rsidRDefault="00BB0C30" w:rsidP="00BB0C30">
      <w:pPr>
        <w:pStyle w:val="Heading2"/>
        <w:spacing w:line="360" w:lineRule="auto"/>
      </w:pPr>
      <w:r>
        <w:t>Types of Assessment</w:t>
      </w:r>
    </w:p>
    <w:p w14:paraId="184FDEFD" w14:textId="74DB4161" w:rsidR="00820465" w:rsidRDefault="00013AA3" w:rsidP="006D5550">
      <w:pPr>
        <w:pStyle w:val="ListParagraph"/>
        <w:numPr>
          <w:ilvl w:val="0"/>
          <w:numId w:val="4"/>
        </w:numPr>
        <w:spacing w:after="5" w:line="360" w:lineRule="auto"/>
      </w:pPr>
      <w:r>
        <w:t>Section 1</w:t>
      </w:r>
      <w:r w:rsidR="00820465">
        <w:t xml:space="preserve"> will be </w:t>
      </w:r>
      <w:r w:rsidR="006579B3">
        <w:t xml:space="preserve">assessed using </w:t>
      </w:r>
      <w:r w:rsidR="00820465">
        <w:t xml:space="preserve">a </w:t>
      </w:r>
      <w:r>
        <w:t xml:space="preserve">series of </w:t>
      </w:r>
      <w:r w:rsidR="00820465">
        <w:t>short online multiple-choice quiz</w:t>
      </w:r>
      <w:r w:rsidR="006A3942">
        <w:t>zes.</w:t>
      </w:r>
      <w:r w:rsidR="0015484C">
        <w:t xml:space="preserve"> This will include a short practice quiz to help get you used to the system. </w:t>
      </w:r>
      <w:r w:rsidR="00324F0D" w:rsidRPr="00AD7811">
        <w:rPr>
          <w:b/>
          <w:bCs/>
        </w:rPr>
        <w:t>Only one attempt is allowed per student per quiz</w:t>
      </w:r>
      <w:r w:rsidR="00AD7811">
        <w:t xml:space="preserve"> and </w:t>
      </w:r>
      <w:r w:rsidR="00AD7811" w:rsidRPr="00AD7811">
        <w:rPr>
          <w:b/>
          <w:bCs/>
        </w:rPr>
        <w:t>y</w:t>
      </w:r>
      <w:r w:rsidR="00324F0D" w:rsidRPr="00AD7811">
        <w:rPr>
          <w:b/>
          <w:bCs/>
        </w:rPr>
        <w:t>ou must complete the quiz in one sittin</w:t>
      </w:r>
      <w:r w:rsidR="00AD7811">
        <w:rPr>
          <w:b/>
          <w:bCs/>
        </w:rPr>
        <w:t>g</w:t>
      </w:r>
      <w:r w:rsidR="00AD7811">
        <w:t>.</w:t>
      </w:r>
      <w:r w:rsidR="00997B3F">
        <w:t xml:space="preserve"> P</w:t>
      </w:r>
      <w:r w:rsidR="00324F0D">
        <w:t>lease make sure you have time before starting – each quiz should not take more than 30 mins. If you experience any difficulties completing a quiz – please notify the course organiser.</w:t>
      </w:r>
    </w:p>
    <w:p w14:paraId="4B2A5E96" w14:textId="2C667AA7" w:rsidR="00820465" w:rsidRDefault="006A3942" w:rsidP="006D5550">
      <w:pPr>
        <w:pStyle w:val="ListParagraph"/>
        <w:numPr>
          <w:ilvl w:val="0"/>
          <w:numId w:val="4"/>
        </w:numPr>
        <w:spacing w:after="5" w:line="360" w:lineRule="auto"/>
      </w:pPr>
      <w:commentRangeStart w:id="9"/>
      <w:r>
        <w:t>Section</w:t>
      </w:r>
      <w:r w:rsidR="00820465">
        <w:t xml:space="preserve"> 2 </w:t>
      </w:r>
      <w:ins w:id="10" w:author="Valentina Erastova" w:date="2024-01-05T12:11:00Z">
        <w:r w:rsidR="007218BC">
          <w:t xml:space="preserve">is assessed through an individual project carried out during </w:t>
        </w:r>
      </w:ins>
      <w:ins w:id="11" w:author="Valentina Erastova" w:date="2024-01-05T13:30:00Z">
        <w:r w:rsidR="00F16881">
          <w:t>session</w:t>
        </w:r>
      </w:ins>
      <w:ins w:id="12" w:author="Valentina Erastova" w:date="2024-01-05T12:11:00Z">
        <w:r w:rsidR="007218BC">
          <w:t xml:space="preserve"> 4</w:t>
        </w:r>
      </w:ins>
      <w:ins w:id="13" w:author="Valentina Erastova" w:date="2024-01-05T13:30:00Z">
        <w:r w:rsidR="00EA15A7">
          <w:t>, followed by independent</w:t>
        </w:r>
        <w:r w:rsidR="00F16881">
          <w:t xml:space="preserve"> work</w:t>
        </w:r>
        <w:r w:rsidR="00EA15A7">
          <w:t xml:space="preserve">, and </w:t>
        </w:r>
      </w:ins>
      <w:ins w:id="14" w:author="Valentina Erastova" w:date="2024-01-05T12:11:00Z">
        <w:r w:rsidR="007218BC">
          <w:t>written into a short repo</w:t>
        </w:r>
      </w:ins>
      <w:ins w:id="15" w:author="Valentina Erastova" w:date="2024-01-05T12:12:00Z">
        <w:r w:rsidR="007218BC">
          <w:t>rt.</w:t>
        </w:r>
      </w:ins>
      <w:del w:id="16" w:author="Valentina Erastova" w:date="2024-01-05T12:11:00Z">
        <w:r w:rsidR="00820465" w:rsidDel="007218BC">
          <w:delText xml:space="preserve">requires </w:delText>
        </w:r>
        <w:r w:rsidDel="007218BC">
          <w:delText>??</w:delText>
        </w:r>
      </w:del>
      <w:commentRangeEnd w:id="9"/>
      <w:r>
        <w:rPr>
          <w:rStyle w:val="CommentReference"/>
        </w:rPr>
        <w:commentReference w:id="9"/>
      </w:r>
    </w:p>
    <w:p w14:paraId="337B6FB1" w14:textId="535193B9" w:rsidR="00820465" w:rsidRDefault="006A3942" w:rsidP="006D5550">
      <w:pPr>
        <w:pStyle w:val="ListParagraph"/>
        <w:numPr>
          <w:ilvl w:val="0"/>
          <w:numId w:val="4"/>
        </w:numPr>
        <w:spacing w:after="5" w:line="360" w:lineRule="auto"/>
      </w:pPr>
      <w:r>
        <w:t xml:space="preserve">Section 3 </w:t>
      </w:r>
      <w:r w:rsidR="00C72CF8">
        <w:t xml:space="preserve">requires an </w:t>
      </w:r>
      <w:r w:rsidR="00820465">
        <w:t>Investigation</w:t>
      </w:r>
      <w:r w:rsidR="00C72CF8">
        <w:t xml:space="preserve"> report written in the form of an RSC Chemical Communications Paper.</w:t>
      </w:r>
      <w:r w:rsidR="00820465">
        <w:t xml:space="preserve"> </w:t>
      </w:r>
      <w:r w:rsidR="00324F0D">
        <w:t xml:space="preserve">Details on the format and marking criteria can be found on LEARN and at the end of this document. </w:t>
      </w:r>
      <w:r w:rsidR="004A2DCE">
        <w:t>In addition, y</w:t>
      </w:r>
      <w:r w:rsidR="00774B81">
        <w:t xml:space="preserve">ou will also be assessed your lab book record-keeping. </w:t>
      </w:r>
      <w:r w:rsidR="00820465">
        <w:t xml:space="preserve">Further guidance on this can be found </w:t>
      </w:r>
      <w:r w:rsidR="004A2DCE">
        <w:t>with</w:t>
      </w:r>
      <w:r w:rsidR="00820465">
        <w:t>in the Investigation details.</w:t>
      </w:r>
    </w:p>
    <w:p w14:paraId="39260C5E" w14:textId="77777777" w:rsidR="00BB0C30" w:rsidRPr="000F286F" w:rsidRDefault="00BB0C30" w:rsidP="00BB0C30"/>
    <w:p w14:paraId="03B54C84" w14:textId="159F824D" w:rsidR="00BB0C30" w:rsidRDefault="003C69A5" w:rsidP="007D6342">
      <w:pPr>
        <w:pStyle w:val="Heading2"/>
        <w:spacing w:line="480" w:lineRule="auto"/>
      </w:pPr>
      <w:r>
        <w:t>Recording</w:t>
      </w:r>
      <w:r w:rsidR="00BB0C30">
        <w:t xml:space="preserve"> your</w:t>
      </w:r>
      <w:r>
        <w:t xml:space="preserve"> Methods and R</w:t>
      </w:r>
      <w:r w:rsidR="00BB0C30">
        <w:t xml:space="preserve">esults </w:t>
      </w:r>
    </w:p>
    <w:p w14:paraId="4C1458BE" w14:textId="5B2CF472" w:rsidR="005026C4" w:rsidRDefault="003C69A5" w:rsidP="005026C4">
      <w:pPr>
        <w:spacing w:line="361" w:lineRule="auto"/>
        <w:ind w:left="14"/>
      </w:pPr>
      <w:r>
        <w:t>Recording</w:t>
      </w:r>
      <w:r w:rsidR="005026C4">
        <w:t xml:space="preserve"> the results </w:t>
      </w:r>
      <w:r>
        <w:t xml:space="preserve">and details </w:t>
      </w:r>
      <w:r w:rsidR="005026C4">
        <w:t>of experiment</w:t>
      </w:r>
      <w:r>
        <w:t xml:space="preserve">al </w:t>
      </w:r>
      <w:r w:rsidR="007D6342">
        <w:t>procedures</w:t>
      </w:r>
      <w:r w:rsidR="005026C4">
        <w:t xml:space="preserve"> is an important part of</w:t>
      </w:r>
      <w:r w:rsidR="004C640C">
        <w:t xml:space="preserve"> all laboratory</w:t>
      </w:r>
      <w:r w:rsidR="005026C4">
        <w:t xml:space="preserve"> work. You must do as much as possible of this in the laboratory, using the lab </w:t>
      </w:r>
      <w:r w:rsidR="004C640C">
        <w:t>note</w:t>
      </w:r>
      <w:r w:rsidR="005026C4">
        <w:t>book</w:t>
      </w:r>
      <w:r w:rsidR="004C640C">
        <w:t xml:space="preserve"> to avoid forgetting anything</w:t>
      </w:r>
      <w:r w:rsidR="005026C4">
        <w:t>, but some may have to be done in your own time</w:t>
      </w:r>
      <w:r w:rsidR="004C640C">
        <w:t xml:space="preserve"> soon after the lab session</w:t>
      </w:r>
      <w:r w:rsidR="005026C4">
        <w:t xml:space="preserve">.  The major things to record are: </w:t>
      </w:r>
    </w:p>
    <w:p w14:paraId="439D5235" w14:textId="6127E152" w:rsidR="005026C4" w:rsidRDefault="00166545" w:rsidP="006D5550">
      <w:pPr>
        <w:pStyle w:val="ListParagraph"/>
        <w:numPr>
          <w:ilvl w:val="0"/>
          <w:numId w:val="3"/>
        </w:numPr>
        <w:spacing w:after="5" w:line="360" w:lineRule="auto"/>
      </w:pPr>
      <w:r w:rsidRPr="005B08BC">
        <w:rPr>
          <w:b/>
          <w:bCs/>
        </w:rPr>
        <w:lastRenderedPageBreak/>
        <w:t>W</w:t>
      </w:r>
      <w:r w:rsidR="005026C4" w:rsidRPr="005B08BC">
        <w:rPr>
          <w:b/>
          <w:bCs/>
        </w:rPr>
        <w:t>hat you did</w:t>
      </w:r>
      <w:r w:rsidR="005026C4">
        <w:t xml:space="preserve"> (substances, quantities, times, temperatures</w:t>
      </w:r>
      <w:ins w:id="17" w:author="Valentina Erastova" w:date="2024-01-05T12:12:00Z">
        <w:r w:rsidR="007218BC">
          <w:t>, simulation parameters,</w:t>
        </w:r>
      </w:ins>
      <w:r w:rsidR="005026C4">
        <w:t xml:space="preserve"> etc.)</w:t>
      </w:r>
      <w:r w:rsidR="006F327C">
        <w:t>. This includes instrument details and specific information on the set up and methods used.</w:t>
      </w:r>
      <w:r w:rsidR="005026C4">
        <w:t xml:space="preserve"> </w:t>
      </w:r>
    </w:p>
    <w:p w14:paraId="05678549" w14:textId="2D1ADDF9" w:rsidR="005026C4" w:rsidRDefault="00166545" w:rsidP="006D5550">
      <w:pPr>
        <w:pStyle w:val="ListParagraph"/>
        <w:numPr>
          <w:ilvl w:val="0"/>
          <w:numId w:val="3"/>
        </w:numPr>
        <w:spacing w:after="5" w:line="360" w:lineRule="auto"/>
      </w:pPr>
      <w:r w:rsidRPr="005B08BC">
        <w:rPr>
          <w:b/>
          <w:bCs/>
        </w:rPr>
        <w:t>W</w:t>
      </w:r>
      <w:r w:rsidR="005026C4" w:rsidRPr="005B08BC">
        <w:rPr>
          <w:b/>
          <w:bCs/>
        </w:rPr>
        <w:t>hat you observed and measured</w:t>
      </w:r>
      <w:r w:rsidRPr="005B08BC">
        <w:rPr>
          <w:b/>
          <w:bCs/>
        </w:rPr>
        <w:t>.</w:t>
      </w:r>
      <w:r>
        <w:t xml:space="preserve"> </w:t>
      </w:r>
      <w:r w:rsidR="00B17D45">
        <w:t xml:space="preserve">This could be </w:t>
      </w:r>
      <w:r w:rsidR="00D20AF3">
        <w:t xml:space="preserve">physical observations, such as colour changes, or references to samples submitted. </w:t>
      </w:r>
      <w:r>
        <w:t xml:space="preserve">This will also include saving and </w:t>
      </w:r>
      <w:r w:rsidR="00D20AF3">
        <w:t>cataloguing</w:t>
      </w:r>
      <w:r>
        <w:t xml:space="preserve"> any </w:t>
      </w:r>
      <w:r w:rsidR="005B08BC">
        <w:t>data</w:t>
      </w:r>
      <w:r w:rsidR="00D20AF3">
        <w:t xml:space="preserve"> you collect</w:t>
      </w:r>
      <w:r w:rsidR="005B08BC">
        <w:t>.</w:t>
      </w:r>
      <w:r w:rsidR="005026C4">
        <w:t xml:space="preserve"> </w:t>
      </w:r>
    </w:p>
    <w:p w14:paraId="6F7106AD" w14:textId="2FB9BBA4" w:rsidR="005026C4" w:rsidRDefault="00166545" w:rsidP="006D5550">
      <w:pPr>
        <w:pStyle w:val="ListParagraph"/>
        <w:numPr>
          <w:ilvl w:val="0"/>
          <w:numId w:val="3"/>
        </w:numPr>
        <w:spacing w:after="5" w:line="360" w:lineRule="auto"/>
      </w:pPr>
      <w:r w:rsidRPr="005B08BC">
        <w:rPr>
          <w:b/>
          <w:bCs/>
        </w:rPr>
        <w:t>W</w:t>
      </w:r>
      <w:r w:rsidR="005026C4" w:rsidRPr="005B08BC">
        <w:rPr>
          <w:b/>
          <w:bCs/>
        </w:rPr>
        <w:t>hat you deduced from your observations</w:t>
      </w:r>
      <w:r w:rsidRPr="005B08BC">
        <w:rPr>
          <w:b/>
          <w:bCs/>
        </w:rPr>
        <w:t>.</w:t>
      </w:r>
      <w:r>
        <w:t xml:space="preserve"> This may be notes to begin </w:t>
      </w:r>
      <w:r w:rsidR="005B08BC">
        <w:t>with,</w:t>
      </w:r>
      <w:r>
        <w:t xml:space="preserve"> but these will eventually form the basis of you reports.</w:t>
      </w:r>
      <w:r w:rsidR="005026C4">
        <w:t xml:space="preserve"> </w:t>
      </w:r>
    </w:p>
    <w:p w14:paraId="288FCA70" w14:textId="6BAE57E4" w:rsidR="005026C4" w:rsidRPr="00FD498B" w:rsidRDefault="003A5340" w:rsidP="005026C4">
      <w:pPr>
        <w:spacing w:line="361" w:lineRule="auto"/>
        <w:ind w:left="14"/>
        <w:rPr>
          <w:b/>
          <w:bCs/>
        </w:rPr>
      </w:pPr>
      <w:r>
        <w:t xml:space="preserve">Your lab notebook will be graded during the final weeks of Investigation B and forms </w:t>
      </w:r>
      <w:r w:rsidR="00313A93">
        <w:t>10</w:t>
      </w:r>
      <w:r>
        <w:t xml:space="preserve">% of your final course grade. Marking criteria are available on LEARN. </w:t>
      </w:r>
      <w:r w:rsidRPr="00FD498B">
        <w:rPr>
          <w:b/>
          <w:bCs/>
        </w:rPr>
        <w:t xml:space="preserve">Please make sure you record all of your observations in </w:t>
      </w:r>
      <w:r w:rsidR="00FD498B" w:rsidRPr="00FD498B">
        <w:rPr>
          <w:b/>
          <w:bCs/>
        </w:rPr>
        <w:t>English.</w:t>
      </w:r>
    </w:p>
    <w:p w14:paraId="2B33167E" w14:textId="77777777" w:rsidR="00BB0C30" w:rsidRDefault="00BB0C30" w:rsidP="007D6342">
      <w:pPr>
        <w:pStyle w:val="Heading2"/>
        <w:spacing w:line="480" w:lineRule="auto"/>
      </w:pPr>
      <w:r>
        <w:t>Extensions and Special Circumstances</w:t>
      </w:r>
    </w:p>
    <w:p w14:paraId="37B08EBE" w14:textId="3ABD6E26" w:rsidR="00BB0C30" w:rsidRPr="005739CC" w:rsidRDefault="00BB0C30" w:rsidP="00A60E4B">
      <w:pPr>
        <w:spacing w:after="240" w:line="360" w:lineRule="auto"/>
      </w:pPr>
      <w:r>
        <w:t>Under University policy, y</w:t>
      </w:r>
      <w:r w:rsidRPr="005739CC">
        <w:t xml:space="preserve">ou can apply for an extension of up to </w:t>
      </w:r>
      <w:r w:rsidR="00774B81">
        <w:t>3</w:t>
      </w:r>
      <w:r w:rsidRPr="005739CC">
        <w:t xml:space="preserve"> days </w:t>
      </w:r>
      <w:r>
        <w:t xml:space="preserve">for any of the </w:t>
      </w:r>
      <w:r w:rsidR="00774B81">
        <w:t>assessment exercises</w:t>
      </w:r>
      <w:r w:rsidRPr="005739CC">
        <w:t xml:space="preserve">. You’ll need to describe the situation that has affected you and your studies, including the time you were affected and your symptoms. </w:t>
      </w:r>
      <w:r>
        <w:t>Y</w:t>
      </w:r>
      <w:r w:rsidRPr="005739CC">
        <w:t>ou can find out more and apply for an extension online here: </w:t>
      </w:r>
      <w:hyperlink r:id="rId20" w:tgtFrame="_blank" w:history="1">
        <w:r w:rsidRPr="005739CC">
          <w:rPr>
            <w:rStyle w:val="Hyperlink"/>
          </w:rPr>
          <w:t>Extensions Explained</w:t>
        </w:r>
      </w:hyperlink>
      <w:r w:rsidRPr="005739CC">
        <w:t>.</w:t>
      </w:r>
      <w:r w:rsidR="00850F03">
        <w:t xml:space="preserve"> You must submit requests for these extensions </w:t>
      </w:r>
      <w:r w:rsidR="00850F03" w:rsidRPr="00850F03">
        <w:rPr>
          <w:u w:val="single"/>
        </w:rPr>
        <w:t>BEFORE</w:t>
      </w:r>
      <w:r w:rsidR="00850F03" w:rsidRPr="00850F03">
        <w:t xml:space="preserve"> </w:t>
      </w:r>
      <w:r w:rsidR="00850F03">
        <w:t>the assessment deadline.</w:t>
      </w:r>
    </w:p>
    <w:p w14:paraId="1EF2020C" w14:textId="1B16D467" w:rsidR="00BB0C30" w:rsidRDefault="00BB0C30" w:rsidP="00A60E4B">
      <w:pPr>
        <w:spacing w:after="240" w:line="360" w:lineRule="auto"/>
      </w:pPr>
      <w:r w:rsidRPr="005739CC">
        <w:t>You can also apply for Special Circumstances for any aspect of th</w:t>
      </w:r>
      <w:r>
        <w:t>is course</w:t>
      </w:r>
      <w:r w:rsidRPr="005739CC">
        <w:t xml:space="preserve">. You should apply for Special Circumstances if </w:t>
      </w:r>
      <w:r>
        <w:t>a significant life event means that you require</w:t>
      </w:r>
      <w:r w:rsidRPr="005739CC">
        <w:t xml:space="preserve"> more than a </w:t>
      </w:r>
      <w:r w:rsidR="00774B81">
        <w:t>3</w:t>
      </w:r>
      <w:r w:rsidRPr="005739CC">
        <w:t>-day extension to complete your work, or if your situation is long-term. Special Circumstances can allow you a</w:t>
      </w:r>
      <w:r>
        <w:t xml:space="preserve"> longer</w:t>
      </w:r>
      <w:r w:rsidRPr="005739CC">
        <w:t xml:space="preserve"> extension, it can mean late penalties are removed, or it can even result in </w:t>
      </w:r>
      <w:r>
        <w:t xml:space="preserve">some sections of your </w:t>
      </w:r>
      <w:r w:rsidRPr="005739CC">
        <w:t>assessment being disregarded from your overall course mark. In the online application form you’ll need to explain the situation that affected you in detail, including when you were affected, and describe the negative impact on you and your academic work. You’ll also need to attach a supporting letter, like a letter from your doctor or a counsellor or a member of staff (if they’ve been aware of your situation).  </w:t>
      </w:r>
    </w:p>
    <w:p w14:paraId="0DE5001B" w14:textId="77777777" w:rsidR="00BB0C30" w:rsidRPr="005739CC" w:rsidRDefault="00BB0C30" w:rsidP="00A60E4B">
      <w:pPr>
        <w:spacing w:after="240" w:line="360" w:lineRule="auto"/>
      </w:pPr>
      <w:r w:rsidRPr="005739CC">
        <w:t>You can read more and apply online here: </w:t>
      </w:r>
      <w:hyperlink r:id="rId21" w:tgtFrame="_blank" w:history="1">
        <w:r w:rsidRPr="005739CC">
          <w:rPr>
            <w:rStyle w:val="Hyperlink"/>
          </w:rPr>
          <w:t>Special Circumstances Explained</w:t>
        </w:r>
      </w:hyperlink>
      <w:r w:rsidRPr="005739CC">
        <w:t>.</w:t>
      </w:r>
    </w:p>
    <w:p w14:paraId="652372E6" w14:textId="4B9E0C59" w:rsidR="00BB0C30" w:rsidRDefault="00BB0C30" w:rsidP="00A60E4B">
      <w:pPr>
        <w:spacing w:after="240" w:line="360" w:lineRule="auto"/>
      </w:pPr>
      <w:r>
        <w:t>In either case, please contact Student Support (</w:t>
      </w:r>
      <w:hyperlink r:id="rId22" w:history="1">
        <w:r w:rsidRPr="000F286F">
          <w:rPr>
            <w:rStyle w:val="Hyperlink"/>
          </w:rPr>
          <w:t>chemistry.studentsupport@ed.ac.uk</w:t>
        </w:r>
      </w:hyperlink>
      <w:r>
        <w:t>) who can assist with your application an provide further guidance.</w:t>
      </w:r>
    </w:p>
    <w:p w14:paraId="3F727CC5" w14:textId="77777777" w:rsidR="003D667B" w:rsidRDefault="003D667B" w:rsidP="00A60E4B">
      <w:pPr>
        <w:spacing w:afterLines="240" w:after="576"/>
        <w:rPr>
          <w:sz w:val="28"/>
          <w:szCs w:val="24"/>
        </w:rPr>
      </w:pPr>
      <w:r>
        <w:br w:type="page"/>
      </w:r>
    </w:p>
    <w:p w14:paraId="43B742E5" w14:textId="549BBAC0" w:rsidR="005026C4" w:rsidRPr="007C1E28" w:rsidRDefault="007B0058" w:rsidP="005026C4">
      <w:pPr>
        <w:keepNext/>
        <w:keepLines/>
        <w:spacing w:after="9" w:line="249" w:lineRule="auto"/>
        <w:outlineLvl w:val="1"/>
        <w:rPr>
          <w:b/>
          <w:sz w:val="28"/>
          <w:szCs w:val="24"/>
        </w:rPr>
      </w:pPr>
      <w:r>
        <w:rPr>
          <w:b/>
          <w:sz w:val="28"/>
          <w:szCs w:val="24"/>
        </w:rPr>
        <w:lastRenderedPageBreak/>
        <w:t xml:space="preserve">Instrument Training </w:t>
      </w:r>
      <w:r w:rsidR="003F35BC">
        <w:rPr>
          <w:b/>
          <w:sz w:val="28"/>
          <w:szCs w:val="24"/>
        </w:rPr>
        <w:t>Exercises</w:t>
      </w:r>
    </w:p>
    <w:p w14:paraId="688E2900" w14:textId="77777777" w:rsidR="005026C4" w:rsidRPr="007C1E28" w:rsidRDefault="005026C4" w:rsidP="005026C4">
      <w:pPr>
        <w:spacing w:after="0"/>
        <w:jc w:val="left"/>
      </w:pPr>
      <w:r w:rsidRPr="007C1E28">
        <w:t xml:space="preserve"> </w:t>
      </w:r>
    </w:p>
    <w:p w14:paraId="316D0AF2" w14:textId="6948CC49" w:rsidR="00F652D4" w:rsidRDefault="00956006">
      <w:pPr>
        <w:jc w:val="left"/>
        <w:rPr>
          <w:b/>
          <w:sz w:val="28"/>
          <w:szCs w:val="24"/>
        </w:rPr>
      </w:pPr>
      <w:r>
        <w:rPr>
          <w:b/>
          <w:sz w:val="28"/>
          <w:szCs w:val="24"/>
        </w:rPr>
        <w:t xml:space="preserve">Section </w:t>
      </w:r>
      <w:r w:rsidR="00F652D4">
        <w:rPr>
          <w:b/>
          <w:sz w:val="28"/>
          <w:szCs w:val="24"/>
        </w:rPr>
        <w:t>Timetable</w:t>
      </w:r>
    </w:p>
    <w:p w14:paraId="21B67D8C" w14:textId="537149AC" w:rsidR="00E521BD" w:rsidRDefault="00E521BD">
      <w:pPr>
        <w:jc w:val="left"/>
        <w:rPr>
          <w:b/>
          <w:sz w:val="28"/>
          <w:szCs w:val="24"/>
        </w:rPr>
      </w:pPr>
      <w:r w:rsidRPr="008D4D48">
        <w:t>For this section, the class will be divided into 4 groups</w:t>
      </w:r>
      <w:r w:rsidR="00A722A6" w:rsidRPr="008D4D48">
        <w:t xml:space="preserve">. Each group will be assigned to a different instrument for each lab session – rotating each </w:t>
      </w:r>
      <w:r w:rsidR="008D4D48" w:rsidRPr="008D4D48">
        <w:t>new session until everyone has completed all the topics</w:t>
      </w:r>
      <w:r w:rsidR="008D4D48">
        <w:rPr>
          <w:b/>
          <w:sz w:val="28"/>
          <w:szCs w:val="24"/>
        </w:rPr>
        <w:t xml:space="preserve">. </w:t>
      </w:r>
      <w:r w:rsidR="008D4D48" w:rsidRPr="008D4D48">
        <w:rPr>
          <w:b/>
          <w:bCs/>
        </w:rPr>
        <w:t>Please see LEARN for the group allocations.</w:t>
      </w:r>
    </w:p>
    <w:tbl>
      <w:tblPr>
        <w:tblStyle w:val="TableGrid1"/>
        <w:tblW w:w="9634" w:type="dxa"/>
        <w:tblInd w:w="134" w:type="dxa"/>
        <w:tblCellMar>
          <w:top w:w="16" w:type="dxa"/>
          <w:left w:w="180" w:type="dxa"/>
          <w:right w:w="112" w:type="dxa"/>
        </w:tblCellMar>
        <w:tblLook w:val="04A0" w:firstRow="1" w:lastRow="0" w:firstColumn="1" w:lastColumn="0" w:noHBand="0" w:noVBand="1"/>
      </w:tblPr>
      <w:tblGrid>
        <w:gridCol w:w="2552"/>
        <w:gridCol w:w="3827"/>
        <w:gridCol w:w="3255"/>
      </w:tblGrid>
      <w:tr w:rsidR="00F652D4" w14:paraId="1CFF77D4" w14:textId="77777777" w:rsidTr="00981BAE">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49BBDB" w14:textId="5BBA2F5D" w:rsidR="00F652D4" w:rsidRDefault="008D4D48" w:rsidP="00981BAE">
            <w:pPr>
              <w:spacing w:line="259" w:lineRule="auto"/>
              <w:jc w:val="center"/>
            </w:pPr>
            <w:r>
              <w:rPr>
                <w:b/>
                <w:bCs/>
              </w:rPr>
              <w:t>Number</w:t>
            </w:r>
          </w:p>
        </w:tc>
        <w:tc>
          <w:tcPr>
            <w:tcW w:w="382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B8A783" w14:textId="309D2C49" w:rsidR="00F652D4" w:rsidRPr="00F652D4" w:rsidRDefault="001C1CC5" w:rsidP="00981BAE">
            <w:pPr>
              <w:spacing w:line="259" w:lineRule="auto"/>
              <w:jc w:val="center"/>
              <w:rPr>
                <w:b/>
                <w:bCs/>
              </w:rPr>
            </w:pPr>
            <w:r>
              <w:rPr>
                <w:b/>
                <w:bCs/>
              </w:rPr>
              <w:t>Topic Title</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FF1618" w14:textId="6E115458" w:rsidR="00F652D4" w:rsidRDefault="008D4D48" w:rsidP="00981BAE">
            <w:pPr>
              <w:jc w:val="center"/>
              <w:rPr>
                <w:b/>
                <w:bCs/>
              </w:rPr>
            </w:pPr>
            <w:r>
              <w:rPr>
                <w:b/>
                <w:bCs/>
              </w:rPr>
              <w:t>Location</w:t>
            </w:r>
          </w:p>
        </w:tc>
      </w:tr>
      <w:tr w:rsidR="003777D9" w14:paraId="577A573C" w14:textId="77777777" w:rsidTr="00981BAE">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A4C314" w14:textId="617A3343" w:rsidR="003777D9" w:rsidRDefault="00956006" w:rsidP="00981BAE">
            <w:pPr>
              <w:spacing w:line="259" w:lineRule="auto"/>
              <w:jc w:val="center"/>
            </w:pPr>
            <w:r>
              <w:rPr>
                <w:b/>
                <w:bCs/>
              </w:rPr>
              <w:t>1</w:t>
            </w:r>
          </w:p>
        </w:tc>
        <w:tc>
          <w:tcPr>
            <w:tcW w:w="382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DC9F8C" w14:textId="41CF9B92" w:rsidR="003777D9" w:rsidRDefault="003777D9" w:rsidP="00981BAE">
            <w:pPr>
              <w:spacing w:line="259" w:lineRule="auto"/>
              <w:jc w:val="center"/>
            </w:pPr>
            <w:r w:rsidRPr="00700BCE">
              <w:t>HPLC/UPLC</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0E18A10" w14:textId="77777777" w:rsidR="003777D9" w:rsidRDefault="003777D9" w:rsidP="00981BAE">
            <w:pPr>
              <w:jc w:val="center"/>
            </w:pPr>
            <w:r>
              <w:t>ACIS Lab</w:t>
            </w:r>
          </w:p>
        </w:tc>
      </w:tr>
      <w:tr w:rsidR="003777D9" w14:paraId="5F9348BF" w14:textId="77777777" w:rsidTr="00981BAE">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718752" w14:textId="3CEB68CF" w:rsidR="003777D9" w:rsidRDefault="00956006" w:rsidP="00981BAE">
            <w:pPr>
              <w:spacing w:line="259" w:lineRule="auto"/>
              <w:jc w:val="center"/>
            </w:pPr>
            <w:r>
              <w:rPr>
                <w:b/>
                <w:bCs/>
              </w:rPr>
              <w:t>2</w:t>
            </w:r>
          </w:p>
        </w:tc>
        <w:tc>
          <w:tcPr>
            <w:tcW w:w="382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610532" w14:textId="2DC948C6" w:rsidR="003777D9" w:rsidRDefault="003777D9" w:rsidP="00981BAE">
            <w:pPr>
              <w:spacing w:line="259" w:lineRule="auto"/>
              <w:jc w:val="center"/>
            </w:pPr>
            <w:r w:rsidRPr="00700BCE">
              <w:t>GC/GC-MS</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110FAE" w14:textId="56ADFA2D" w:rsidR="003777D9" w:rsidRDefault="00956006" w:rsidP="00981BAE">
            <w:pPr>
              <w:jc w:val="center"/>
            </w:pPr>
            <w:r>
              <w:t>ACIS Lab</w:t>
            </w:r>
          </w:p>
        </w:tc>
      </w:tr>
      <w:tr w:rsidR="003777D9" w14:paraId="2605508E" w14:textId="77777777" w:rsidTr="00981BAE">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05AAC9E" w14:textId="47F399F2" w:rsidR="003777D9" w:rsidRPr="00DF22E2" w:rsidRDefault="00956006" w:rsidP="00981BAE">
            <w:pPr>
              <w:spacing w:line="259" w:lineRule="auto"/>
              <w:jc w:val="center"/>
              <w:rPr>
                <w:b/>
                <w:bCs/>
              </w:rPr>
            </w:pPr>
            <w:r>
              <w:rPr>
                <w:b/>
                <w:bCs/>
              </w:rPr>
              <w:t>3</w:t>
            </w:r>
          </w:p>
        </w:tc>
        <w:tc>
          <w:tcPr>
            <w:tcW w:w="382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9CEC16" w14:textId="1DF994D2" w:rsidR="003777D9" w:rsidRDefault="003777D9" w:rsidP="00981BAE">
            <w:pPr>
              <w:spacing w:line="259" w:lineRule="auto"/>
              <w:jc w:val="center"/>
            </w:pPr>
            <w:r w:rsidRPr="00700BCE">
              <w:t>Fluorimeter/CD</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19D4CC" w14:textId="77777777" w:rsidR="003777D9" w:rsidRDefault="003777D9" w:rsidP="00981BAE">
            <w:pPr>
              <w:jc w:val="center"/>
            </w:pPr>
            <w:r>
              <w:t>ACIS Lab</w:t>
            </w:r>
          </w:p>
        </w:tc>
      </w:tr>
      <w:tr w:rsidR="003777D9" w14:paraId="5100DB43" w14:textId="77777777" w:rsidTr="00981BAE">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88FD5B" w14:textId="6765A749" w:rsidR="003777D9" w:rsidRDefault="00956006" w:rsidP="00981BAE">
            <w:pPr>
              <w:jc w:val="center"/>
              <w:rPr>
                <w:b/>
                <w:bCs/>
              </w:rPr>
            </w:pPr>
            <w:r>
              <w:rPr>
                <w:b/>
                <w:bCs/>
              </w:rPr>
              <w:t>4</w:t>
            </w:r>
          </w:p>
        </w:tc>
        <w:tc>
          <w:tcPr>
            <w:tcW w:w="382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6C704F" w14:textId="67413626" w:rsidR="003777D9" w:rsidRDefault="003777D9" w:rsidP="00981BAE">
            <w:pPr>
              <w:jc w:val="center"/>
            </w:pPr>
            <w:r w:rsidRPr="00700BCE">
              <w:t>NMR</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1D8840" w14:textId="3BC16D48" w:rsidR="003777D9" w:rsidRDefault="00956006" w:rsidP="00981BAE">
            <w:pPr>
              <w:jc w:val="center"/>
            </w:pPr>
            <w:r>
              <w:t>NMR Suite</w:t>
            </w:r>
          </w:p>
        </w:tc>
      </w:tr>
    </w:tbl>
    <w:p w14:paraId="70FD0896" w14:textId="68A49FF7" w:rsidR="008809FE" w:rsidRDefault="008809FE">
      <w:pPr>
        <w:jc w:val="left"/>
        <w:rPr>
          <w:b/>
          <w:sz w:val="28"/>
          <w:szCs w:val="24"/>
        </w:rPr>
      </w:pPr>
    </w:p>
    <w:tbl>
      <w:tblPr>
        <w:tblStyle w:val="TableGrid1"/>
        <w:tblW w:w="9634" w:type="dxa"/>
        <w:tblInd w:w="134" w:type="dxa"/>
        <w:tblCellMar>
          <w:top w:w="16" w:type="dxa"/>
          <w:left w:w="180" w:type="dxa"/>
          <w:right w:w="112" w:type="dxa"/>
        </w:tblCellMar>
        <w:tblLook w:val="04A0" w:firstRow="1" w:lastRow="0" w:firstColumn="1" w:lastColumn="0" w:noHBand="0" w:noVBand="1"/>
      </w:tblPr>
      <w:tblGrid>
        <w:gridCol w:w="2977"/>
        <w:gridCol w:w="1664"/>
        <w:gridCol w:w="1664"/>
        <w:gridCol w:w="1664"/>
        <w:gridCol w:w="1665"/>
      </w:tblGrid>
      <w:tr w:rsidR="008809FE" w14:paraId="07052E0F" w14:textId="14B5F8AD" w:rsidTr="005B6040">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63F5D3A" w14:textId="77777777" w:rsidR="008809FE" w:rsidRDefault="008809FE" w:rsidP="00015FE5">
            <w:pPr>
              <w:spacing w:line="259" w:lineRule="auto"/>
              <w:jc w:val="center"/>
            </w:pPr>
            <w:r>
              <w:rPr>
                <w:b/>
                <w:bCs/>
              </w:rPr>
              <w:t>Session</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E841ED" w14:textId="08FCD31C" w:rsidR="008809FE" w:rsidRPr="00F652D4" w:rsidRDefault="008809FE" w:rsidP="008809FE">
            <w:pPr>
              <w:spacing w:line="259" w:lineRule="auto"/>
              <w:jc w:val="center"/>
              <w:rPr>
                <w:b/>
                <w:bCs/>
              </w:rPr>
            </w:pPr>
            <w:r>
              <w:rPr>
                <w:b/>
                <w:bCs/>
              </w:rPr>
              <w:t>Group A</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36025A" w14:textId="16C60003" w:rsidR="008809FE" w:rsidRDefault="008809FE" w:rsidP="008809FE">
            <w:pPr>
              <w:jc w:val="center"/>
              <w:rPr>
                <w:b/>
                <w:bCs/>
              </w:rPr>
            </w:pPr>
            <w:r>
              <w:rPr>
                <w:b/>
                <w:bCs/>
              </w:rPr>
              <w:t>Group B</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5D8B31" w14:textId="7D4CD62D" w:rsidR="008809FE" w:rsidRDefault="008809FE" w:rsidP="008809FE">
            <w:pPr>
              <w:jc w:val="center"/>
              <w:rPr>
                <w:b/>
                <w:bCs/>
              </w:rPr>
            </w:pPr>
            <w:r>
              <w:rPr>
                <w:b/>
                <w:bCs/>
              </w:rPr>
              <w:t>Group C</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11C1FE" w14:textId="09BC7FE6" w:rsidR="008809FE" w:rsidRDefault="008809FE" w:rsidP="008809FE">
            <w:pPr>
              <w:jc w:val="center"/>
              <w:rPr>
                <w:b/>
                <w:bCs/>
              </w:rPr>
            </w:pPr>
            <w:r>
              <w:rPr>
                <w:b/>
                <w:bCs/>
              </w:rPr>
              <w:t>Group D</w:t>
            </w:r>
          </w:p>
        </w:tc>
      </w:tr>
      <w:tr w:rsidR="008809FE" w14:paraId="464C44CD" w14:textId="5C641760" w:rsidTr="005B6040">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C4B67C" w14:textId="77CC53CF" w:rsidR="008809FE" w:rsidRPr="00866D2B" w:rsidRDefault="00610F3E" w:rsidP="00015FE5">
            <w:pPr>
              <w:spacing w:line="259" w:lineRule="auto"/>
              <w:jc w:val="center"/>
              <w:rPr>
                <w:b/>
                <w:bCs/>
              </w:rPr>
            </w:pPr>
            <w:r w:rsidRPr="00866D2B">
              <w:rPr>
                <w:b/>
                <w:bCs/>
              </w:rPr>
              <w:t>Tue 16</w:t>
            </w:r>
            <w:r w:rsidRPr="00866D2B">
              <w:rPr>
                <w:b/>
                <w:bCs/>
                <w:vertAlign w:val="superscript"/>
              </w:rPr>
              <w:t>th</w:t>
            </w:r>
            <w:r w:rsidRPr="00866D2B">
              <w:rPr>
                <w:b/>
                <w:bCs/>
              </w:rPr>
              <w:t xml:space="preserve"> Jan </w:t>
            </w:r>
            <w:r w:rsidR="005B6040" w:rsidRPr="00866D2B">
              <w:rPr>
                <w:b/>
                <w:bCs/>
              </w:rPr>
              <w:t>10-13:00</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99A65C" w14:textId="40D358AF" w:rsidR="008809FE" w:rsidRDefault="001C1CC5" w:rsidP="008809FE">
            <w:pPr>
              <w:spacing w:line="259" w:lineRule="auto"/>
              <w:jc w:val="center"/>
            </w:pPr>
            <w:r>
              <w:t xml:space="preserve">Topic </w:t>
            </w:r>
            <w:r w:rsidR="008809FE" w:rsidRPr="00866D2B">
              <w:rPr>
                <w:b/>
                <w:bCs/>
              </w:rPr>
              <w:t>1</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90063F" w14:textId="0697237D" w:rsidR="008809FE" w:rsidRDefault="001C1CC5" w:rsidP="008809FE">
            <w:pPr>
              <w:jc w:val="center"/>
            </w:pPr>
            <w:r>
              <w:t>Topic</w:t>
            </w:r>
            <w:r w:rsidR="008809FE">
              <w:t xml:space="preserve"> </w:t>
            </w:r>
            <w:r w:rsidR="008809FE" w:rsidRPr="00866D2B">
              <w:rPr>
                <w:b/>
                <w:bCs/>
              </w:rPr>
              <w:t>2</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204373" w14:textId="6EBEC6D2" w:rsidR="008809FE" w:rsidRDefault="001C1CC5" w:rsidP="008809FE">
            <w:pPr>
              <w:jc w:val="center"/>
            </w:pPr>
            <w:r>
              <w:t>Topic</w:t>
            </w:r>
            <w:r w:rsidR="008809FE">
              <w:t xml:space="preserve"> </w:t>
            </w:r>
            <w:r w:rsidR="008809FE" w:rsidRPr="00866D2B">
              <w:rPr>
                <w:b/>
                <w:bCs/>
              </w:rPr>
              <w:t>3</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E1B624" w14:textId="18192821" w:rsidR="008809FE" w:rsidRDefault="001C1CC5" w:rsidP="008809FE">
            <w:pPr>
              <w:jc w:val="center"/>
            </w:pPr>
            <w:r>
              <w:t>Topic</w:t>
            </w:r>
            <w:r w:rsidR="008809FE" w:rsidRPr="00866D2B">
              <w:rPr>
                <w:b/>
                <w:bCs/>
              </w:rPr>
              <w:t xml:space="preserve"> 4</w:t>
            </w:r>
          </w:p>
        </w:tc>
      </w:tr>
      <w:tr w:rsidR="008809FE" w14:paraId="3C2EB1D6" w14:textId="11F85C80" w:rsidTr="005B6040">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F842DD" w14:textId="62E44376" w:rsidR="008809FE" w:rsidRPr="00866D2B" w:rsidRDefault="00DD35DC" w:rsidP="008809FE">
            <w:pPr>
              <w:spacing w:line="259" w:lineRule="auto"/>
              <w:jc w:val="center"/>
              <w:rPr>
                <w:b/>
                <w:bCs/>
              </w:rPr>
            </w:pPr>
            <w:r w:rsidRPr="00866D2B">
              <w:rPr>
                <w:b/>
                <w:bCs/>
              </w:rPr>
              <w:t>Fri 19</w:t>
            </w:r>
            <w:r w:rsidRPr="00866D2B">
              <w:rPr>
                <w:b/>
                <w:bCs/>
                <w:vertAlign w:val="superscript"/>
              </w:rPr>
              <w:t>th</w:t>
            </w:r>
            <w:r w:rsidRPr="00866D2B">
              <w:rPr>
                <w:b/>
                <w:bCs/>
              </w:rPr>
              <w:t xml:space="preserve"> Jan 14-17:00</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2A02AF" w14:textId="7F897276" w:rsidR="008809FE" w:rsidRDefault="001C1CC5" w:rsidP="008809FE">
            <w:pPr>
              <w:spacing w:line="259" w:lineRule="auto"/>
              <w:jc w:val="center"/>
            </w:pPr>
            <w:r>
              <w:t xml:space="preserve">Topic </w:t>
            </w:r>
            <w:r w:rsidR="008809FE" w:rsidRPr="00866D2B">
              <w:rPr>
                <w:b/>
                <w:bCs/>
              </w:rPr>
              <w:t>2</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B5CAB7" w14:textId="723BD3F4" w:rsidR="008809FE" w:rsidRDefault="001C1CC5" w:rsidP="008809FE">
            <w:pPr>
              <w:jc w:val="center"/>
            </w:pPr>
            <w:r>
              <w:t>Topic</w:t>
            </w:r>
            <w:r w:rsidR="00866D2B">
              <w:t xml:space="preserve"> </w:t>
            </w:r>
            <w:r w:rsidR="008809FE" w:rsidRPr="00866D2B">
              <w:rPr>
                <w:b/>
                <w:bCs/>
              </w:rPr>
              <w:t>3</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9E32E8" w14:textId="207C2926" w:rsidR="008809FE" w:rsidRDefault="001C1CC5" w:rsidP="008809FE">
            <w:pPr>
              <w:jc w:val="center"/>
            </w:pPr>
            <w:r>
              <w:t>Topic</w:t>
            </w:r>
            <w:r w:rsidR="00866D2B">
              <w:t xml:space="preserve"> </w:t>
            </w:r>
            <w:r w:rsidR="008809FE" w:rsidRPr="00866D2B">
              <w:rPr>
                <w:b/>
                <w:bCs/>
              </w:rPr>
              <w:t>4</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015C11" w14:textId="71205FD2" w:rsidR="008809FE" w:rsidRDefault="001C1CC5" w:rsidP="008809FE">
            <w:pPr>
              <w:jc w:val="center"/>
            </w:pPr>
            <w:r>
              <w:t>Topic</w:t>
            </w:r>
            <w:r w:rsidR="00866D2B">
              <w:t xml:space="preserve"> </w:t>
            </w:r>
            <w:r w:rsidR="008809FE" w:rsidRPr="00866D2B">
              <w:rPr>
                <w:b/>
                <w:bCs/>
              </w:rPr>
              <w:t>1</w:t>
            </w:r>
          </w:p>
        </w:tc>
      </w:tr>
      <w:tr w:rsidR="00CD2237" w14:paraId="352F8F95" w14:textId="44380577" w:rsidTr="005B6040">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693309" w14:textId="2BD1E01C" w:rsidR="00CD2237" w:rsidRPr="00866D2B" w:rsidRDefault="00CD2237" w:rsidP="00CD2237">
            <w:pPr>
              <w:spacing w:line="259" w:lineRule="auto"/>
              <w:jc w:val="center"/>
              <w:rPr>
                <w:b/>
                <w:bCs/>
              </w:rPr>
            </w:pPr>
            <w:r w:rsidRPr="00866D2B">
              <w:rPr>
                <w:b/>
                <w:bCs/>
              </w:rPr>
              <w:t>Tue 23</w:t>
            </w:r>
            <w:r w:rsidRPr="00866D2B">
              <w:rPr>
                <w:b/>
                <w:bCs/>
                <w:vertAlign w:val="superscript"/>
              </w:rPr>
              <w:t>rd</w:t>
            </w:r>
            <w:r w:rsidRPr="00866D2B">
              <w:rPr>
                <w:b/>
                <w:bCs/>
              </w:rPr>
              <w:t xml:space="preserve"> Jan 10-13:00</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D7C75E" w14:textId="0088CEF5" w:rsidR="00CD2237" w:rsidRDefault="001C1CC5" w:rsidP="00CD2237">
            <w:pPr>
              <w:spacing w:line="259" w:lineRule="auto"/>
              <w:jc w:val="center"/>
            </w:pPr>
            <w:r>
              <w:t>Topic</w:t>
            </w:r>
            <w:r w:rsidR="00CD2237">
              <w:t xml:space="preserve"> </w:t>
            </w:r>
            <w:r w:rsidR="00CD2237" w:rsidRPr="00866D2B">
              <w:rPr>
                <w:b/>
                <w:bCs/>
              </w:rPr>
              <w:t>3</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085EF4" w14:textId="2E069E20" w:rsidR="00CD2237" w:rsidRDefault="001C1CC5" w:rsidP="00CD2237">
            <w:pPr>
              <w:jc w:val="center"/>
            </w:pPr>
            <w:r>
              <w:t>Topic</w:t>
            </w:r>
            <w:r w:rsidR="00CD2237">
              <w:t xml:space="preserve"> </w:t>
            </w:r>
            <w:r w:rsidR="00CD2237" w:rsidRPr="00866D2B">
              <w:rPr>
                <w:b/>
                <w:bCs/>
              </w:rPr>
              <w:t>4</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A1C315A" w14:textId="7417BCD9" w:rsidR="00CD2237" w:rsidRDefault="001C1CC5" w:rsidP="00CD2237">
            <w:pPr>
              <w:jc w:val="center"/>
            </w:pPr>
            <w:r>
              <w:t>Topic</w:t>
            </w:r>
            <w:r w:rsidR="00866D2B">
              <w:t xml:space="preserve"> </w:t>
            </w:r>
            <w:r w:rsidR="00CD2237" w:rsidRPr="00866D2B">
              <w:rPr>
                <w:b/>
                <w:bCs/>
              </w:rPr>
              <w:t>1</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4367F3F" w14:textId="28A8075A" w:rsidR="00CD2237" w:rsidRDefault="001C1CC5" w:rsidP="00CD2237">
            <w:pPr>
              <w:jc w:val="center"/>
            </w:pPr>
            <w:r>
              <w:t>Topic</w:t>
            </w:r>
            <w:r w:rsidR="00866D2B">
              <w:t xml:space="preserve"> </w:t>
            </w:r>
            <w:r w:rsidR="00CD2237" w:rsidRPr="00866D2B">
              <w:rPr>
                <w:b/>
                <w:bCs/>
              </w:rPr>
              <w:t>2</w:t>
            </w:r>
          </w:p>
        </w:tc>
      </w:tr>
      <w:tr w:rsidR="00CD2237" w14:paraId="34A3878F" w14:textId="31DA59B9" w:rsidTr="005B6040">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A411E7" w14:textId="0A22FA35" w:rsidR="00CD2237" w:rsidRPr="00866D2B" w:rsidRDefault="00CD2237" w:rsidP="00CD2237">
            <w:pPr>
              <w:jc w:val="center"/>
              <w:rPr>
                <w:b/>
                <w:bCs/>
              </w:rPr>
            </w:pPr>
            <w:r w:rsidRPr="00866D2B">
              <w:rPr>
                <w:b/>
                <w:bCs/>
              </w:rPr>
              <w:t>Fri 26</w:t>
            </w:r>
            <w:r w:rsidRPr="00866D2B">
              <w:rPr>
                <w:b/>
                <w:bCs/>
                <w:vertAlign w:val="superscript"/>
              </w:rPr>
              <w:t>th</w:t>
            </w:r>
            <w:r w:rsidRPr="00866D2B">
              <w:rPr>
                <w:b/>
                <w:bCs/>
              </w:rPr>
              <w:t xml:space="preserve"> Jan 14-17:00</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4FD5C3" w14:textId="0B9B1875" w:rsidR="00CD2237" w:rsidRDefault="001C1CC5" w:rsidP="00CD2237">
            <w:pPr>
              <w:jc w:val="center"/>
            </w:pPr>
            <w:r>
              <w:t>Topic</w:t>
            </w:r>
            <w:r w:rsidR="00CD2237">
              <w:t xml:space="preserve"> </w:t>
            </w:r>
            <w:r w:rsidR="00CD2237" w:rsidRPr="00866D2B">
              <w:rPr>
                <w:b/>
                <w:bCs/>
              </w:rPr>
              <w:t>4</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C863A5" w14:textId="78CF45F2" w:rsidR="00CD2237" w:rsidRDefault="001C1CC5" w:rsidP="00CD2237">
            <w:pPr>
              <w:jc w:val="center"/>
            </w:pPr>
            <w:r>
              <w:t>Topic</w:t>
            </w:r>
            <w:r w:rsidR="00CD2237">
              <w:t xml:space="preserve"> </w:t>
            </w:r>
            <w:r w:rsidR="00CD2237" w:rsidRPr="00866D2B">
              <w:rPr>
                <w:b/>
                <w:bCs/>
              </w:rPr>
              <w:t>1</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36ADFB" w14:textId="2672A072" w:rsidR="00CD2237" w:rsidRDefault="001C1CC5" w:rsidP="00CD2237">
            <w:pPr>
              <w:jc w:val="center"/>
            </w:pPr>
            <w:r>
              <w:t>Topic</w:t>
            </w:r>
            <w:r w:rsidR="00CD2237">
              <w:t xml:space="preserve"> </w:t>
            </w:r>
            <w:r w:rsidR="00CD2237" w:rsidRPr="00866D2B">
              <w:rPr>
                <w:b/>
                <w:bCs/>
              </w:rPr>
              <w:t>2</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B0DA56" w14:textId="12C74DDF" w:rsidR="00CD2237" w:rsidRDefault="001C1CC5" w:rsidP="00CD2237">
            <w:pPr>
              <w:jc w:val="center"/>
            </w:pPr>
            <w:r>
              <w:t>Topic</w:t>
            </w:r>
            <w:r w:rsidR="00CD2237">
              <w:t xml:space="preserve"> </w:t>
            </w:r>
            <w:r w:rsidR="00CD2237" w:rsidRPr="00866D2B">
              <w:rPr>
                <w:b/>
                <w:bCs/>
              </w:rPr>
              <w:t>3</w:t>
            </w:r>
          </w:p>
        </w:tc>
      </w:tr>
    </w:tbl>
    <w:p w14:paraId="1C0874D9" w14:textId="77777777" w:rsidR="00956006" w:rsidRDefault="00956006">
      <w:pPr>
        <w:jc w:val="left"/>
        <w:rPr>
          <w:b/>
          <w:sz w:val="28"/>
          <w:szCs w:val="24"/>
        </w:rPr>
      </w:pPr>
    </w:p>
    <w:p w14:paraId="00812D52" w14:textId="0CEAF596" w:rsidR="00956006" w:rsidRDefault="002E5208">
      <w:pPr>
        <w:jc w:val="left"/>
        <w:rPr>
          <w:b/>
          <w:sz w:val="28"/>
          <w:szCs w:val="24"/>
        </w:rPr>
      </w:pPr>
      <w:r>
        <w:rPr>
          <w:b/>
          <w:sz w:val="28"/>
          <w:szCs w:val="24"/>
        </w:rPr>
        <w:t>General Instructions</w:t>
      </w:r>
    </w:p>
    <w:p w14:paraId="50688F9E" w14:textId="50030D9B" w:rsidR="00FE3B2C" w:rsidRDefault="002E5208" w:rsidP="002E5208">
      <w:r>
        <w:t xml:space="preserve">For each lab session in this section, you will </w:t>
      </w:r>
      <w:r w:rsidR="00482F9F">
        <w:t xml:space="preserve">receive guidance and training in operating your assigned instrument. This is very similar to the training that any new researcher would receive </w:t>
      </w:r>
      <w:r w:rsidR="00FE3B2C">
        <w:t xml:space="preserve">when using these instruments for the first time. The training should take </w:t>
      </w:r>
      <w:r w:rsidR="00782DA1">
        <w:t>approx.</w:t>
      </w:r>
      <w:r w:rsidR="00FE3B2C">
        <w:t xml:space="preserve"> 1-2 hours</w:t>
      </w:r>
      <w:r w:rsidR="00805D96">
        <w:t>. Please use the remainder of the lab session to try operating the instrument yourselves</w:t>
      </w:r>
      <w:r w:rsidR="00DD61AE">
        <w:t xml:space="preserve"> using the t</w:t>
      </w:r>
      <w:r w:rsidR="00782DA1">
        <w:t>est samples provided</w:t>
      </w:r>
      <w:r w:rsidR="00DD61AE">
        <w:t>.</w:t>
      </w:r>
    </w:p>
    <w:p w14:paraId="0A72B146" w14:textId="401B0331" w:rsidR="00782DA1" w:rsidRDefault="00782DA1" w:rsidP="002E5208">
      <w:r>
        <w:t>Remember to record all the information provided to you in your lab notebook. You need to keep detailed enough records that you can refer to them if and when you next use the instrument.</w:t>
      </w:r>
    </w:p>
    <w:p w14:paraId="7CC35E60" w14:textId="77777777" w:rsidR="00956006" w:rsidRDefault="00956006">
      <w:pPr>
        <w:jc w:val="left"/>
        <w:rPr>
          <w:b/>
          <w:sz w:val="28"/>
          <w:szCs w:val="24"/>
        </w:rPr>
      </w:pPr>
      <w:r>
        <w:rPr>
          <w:b/>
          <w:sz w:val="28"/>
          <w:szCs w:val="24"/>
        </w:rPr>
        <w:br w:type="page"/>
      </w:r>
    </w:p>
    <w:p w14:paraId="19CD2407" w14:textId="2926DD1E" w:rsidR="00BC29FE" w:rsidRDefault="00956006" w:rsidP="00D83A30">
      <w:pPr>
        <w:spacing w:line="276" w:lineRule="auto"/>
        <w:jc w:val="left"/>
        <w:rPr>
          <w:b/>
          <w:sz w:val="28"/>
          <w:szCs w:val="24"/>
        </w:rPr>
      </w:pPr>
      <w:r>
        <w:rPr>
          <w:b/>
          <w:sz w:val="28"/>
          <w:szCs w:val="24"/>
        </w:rPr>
        <w:lastRenderedPageBreak/>
        <w:t>Topic 1</w:t>
      </w:r>
      <w:r w:rsidR="00BC29FE">
        <w:rPr>
          <w:b/>
          <w:sz w:val="28"/>
          <w:szCs w:val="24"/>
        </w:rPr>
        <w:t>: (</w:t>
      </w:r>
      <w:r>
        <w:rPr>
          <w:b/>
          <w:sz w:val="28"/>
          <w:szCs w:val="24"/>
        </w:rPr>
        <w:t>Ultra</w:t>
      </w:r>
      <w:r w:rsidR="00BC29FE">
        <w:rPr>
          <w:b/>
          <w:sz w:val="28"/>
          <w:szCs w:val="24"/>
        </w:rPr>
        <w:t>)</w:t>
      </w:r>
      <w:r>
        <w:rPr>
          <w:b/>
          <w:sz w:val="28"/>
          <w:szCs w:val="24"/>
        </w:rPr>
        <w:t xml:space="preserve"> High</w:t>
      </w:r>
      <w:r w:rsidR="00BC29FE">
        <w:rPr>
          <w:b/>
          <w:sz w:val="28"/>
          <w:szCs w:val="24"/>
        </w:rPr>
        <w:t xml:space="preserve"> Performance Liquid Chromatography (UPLC/HPLC)</w:t>
      </w:r>
    </w:p>
    <w:p w14:paraId="64ADF5F8" w14:textId="77777777" w:rsidR="00C85A4B" w:rsidRPr="007C1E28" w:rsidRDefault="00C85A4B" w:rsidP="00D83A30">
      <w:pPr>
        <w:keepNext/>
        <w:keepLines/>
        <w:spacing w:line="276" w:lineRule="auto"/>
        <w:outlineLvl w:val="2"/>
        <w:rPr>
          <w:b/>
          <w:bCs/>
          <w:u w:val="single"/>
        </w:rPr>
      </w:pPr>
      <w:r w:rsidRPr="007C1E28">
        <w:rPr>
          <w:b/>
          <w:bCs/>
          <w:u w:val="single"/>
        </w:rPr>
        <w:t xml:space="preserve">Learning Outcomes: </w:t>
      </w:r>
    </w:p>
    <w:p w14:paraId="00C21007" w14:textId="3F0029EF" w:rsidR="00C85A4B" w:rsidRDefault="00EB2F79" w:rsidP="00D83A30">
      <w:pPr>
        <w:pStyle w:val="ListParagraph"/>
        <w:numPr>
          <w:ilvl w:val="0"/>
          <w:numId w:val="20"/>
        </w:numPr>
        <w:spacing w:after="0" w:line="276" w:lineRule="auto"/>
        <w:jc w:val="left"/>
      </w:pPr>
      <w:r>
        <w:t xml:space="preserve">Explain the </w:t>
      </w:r>
      <w:r w:rsidR="00FE6C49">
        <w:t>principle of liquid chromatography and separations</w:t>
      </w:r>
      <w:r w:rsidR="002D0D8D">
        <w:t>.</w:t>
      </w:r>
    </w:p>
    <w:p w14:paraId="7E6346D5" w14:textId="34ADC453" w:rsidR="00FE6C49" w:rsidRDefault="00FE6C49" w:rsidP="00D83A30">
      <w:pPr>
        <w:pStyle w:val="ListParagraph"/>
        <w:numPr>
          <w:ilvl w:val="0"/>
          <w:numId w:val="20"/>
        </w:numPr>
        <w:spacing w:after="0" w:line="276" w:lineRule="auto"/>
        <w:jc w:val="left"/>
      </w:pPr>
      <w:r>
        <w:t xml:space="preserve">Compare </w:t>
      </w:r>
      <w:r w:rsidR="00B24329">
        <w:t>and contrast HPLC and UPLC</w:t>
      </w:r>
      <w:r w:rsidR="00621659">
        <w:t xml:space="preserve"> </w:t>
      </w:r>
      <w:r w:rsidR="002E5208">
        <w:t>techniques</w:t>
      </w:r>
      <w:r w:rsidR="002D0D8D">
        <w:t>.</w:t>
      </w:r>
    </w:p>
    <w:p w14:paraId="479FFC73" w14:textId="7550D481" w:rsidR="00B24329" w:rsidRDefault="00621659" w:rsidP="00D83A30">
      <w:pPr>
        <w:pStyle w:val="ListParagraph"/>
        <w:numPr>
          <w:ilvl w:val="0"/>
          <w:numId w:val="20"/>
        </w:numPr>
        <w:spacing w:after="0" w:line="276" w:lineRule="auto"/>
        <w:jc w:val="left"/>
      </w:pPr>
      <w:r>
        <w:t>Know how to o</w:t>
      </w:r>
      <w:r w:rsidR="007D722F">
        <w:t>perate</w:t>
      </w:r>
      <w:r w:rsidR="00C14D09">
        <w:t xml:space="preserve"> a UPLC </w:t>
      </w:r>
      <w:r>
        <w:t>instrument – including sample preparation, method development, sample submission and data analysis.</w:t>
      </w:r>
    </w:p>
    <w:p w14:paraId="01E9BCD2" w14:textId="66AC0F93" w:rsidR="007D722F" w:rsidRDefault="002D0D8D" w:rsidP="00D83A30">
      <w:pPr>
        <w:pStyle w:val="ListParagraph"/>
        <w:numPr>
          <w:ilvl w:val="0"/>
          <w:numId w:val="20"/>
        </w:numPr>
        <w:spacing w:after="0" w:line="276" w:lineRule="auto"/>
        <w:jc w:val="left"/>
      </w:pPr>
      <w:r>
        <w:t>Describe and</w:t>
      </w:r>
      <w:r w:rsidR="004A287E">
        <w:t xml:space="preserve"> </w:t>
      </w:r>
      <w:r w:rsidR="007D722F">
        <w:t>troubleshoot common instrument failures.</w:t>
      </w:r>
    </w:p>
    <w:p w14:paraId="54AE90A5" w14:textId="77777777" w:rsidR="00C85A4B" w:rsidRPr="007C1E28" w:rsidRDefault="00C85A4B" w:rsidP="00D83A30">
      <w:pPr>
        <w:spacing w:after="0" w:line="276" w:lineRule="auto"/>
        <w:jc w:val="left"/>
      </w:pPr>
    </w:p>
    <w:p w14:paraId="2FED835B" w14:textId="77777777" w:rsidR="00C85A4B" w:rsidRPr="007C1E28" w:rsidRDefault="00C85A4B" w:rsidP="00D83A30">
      <w:pPr>
        <w:keepNext/>
        <w:keepLines/>
        <w:spacing w:line="276" w:lineRule="auto"/>
        <w:outlineLvl w:val="2"/>
        <w:rPr>
          <w:b/>
          <w:bCs/>
          <w:u w:val="single"/>
        </w:rPr>
      </w:pPr>
      <w:r w:rsidRPr="007C1E28">
        <w:rPr>
          <w:b/>
          <w:bCs/>
          <w:u w:val="single"/>
        </w:rPr>
        <w:t>Pre-lab:</w:t>
      </w:r>
    </w:p>
    <w:p w14:paraId="527E6553" w14:textId="62FC8033" w:rsidR="0034028A" w:rsidRDefault="0034028A" w:rsidP="00D83A30">
      <w:pPr>
        <w:spacing w:line="276" w:lineRule="auto"/>
      </w:pPr>
      <w:r>
        <w:t xml:space="preserve">Read through the information below </w:t>
      </w:r>
      <w:r w:rsidRPr="0034028A">
        <w:rPr>
          <w:b/>
          <w:bCs/>
        </w:rPr>
        <w:t>BEFORE</w:t>
      </w:r>
      <w:r>
        <w:t xml:space="preserve"> attending the associated lab session.</w:t>
      </w:r>
    </w:p>
    <w:p w14:paraId="22CC3D8B" w14:textId="77777777" w:rsidR="00C85A4B" w:rsidRPr="007C1E28" w:rsidRDefault="00C85A4B" w:rsidP="00D83A30">
      <w:pPr>
        <w:keepNext/>
        <w:keepLines/>
        <w:spacing w:line="276" w:lineRule="auto"/>
        <w:outlineLvl w:val="2"/>
        <w:rPr>
          <w:b/>
          <w:bCs/>
          <w:u w:val="single"/>
        </w:rPr>
      </w:pPr>
      <w:r w:rsidRPr="007C1E28">
        <w:rPr>
          <w:b/>
          <w:bCs/>
          <w:u w:val="single"/>
        </w:rPr>
        <w:t xml:space="preserve">Introduction: </w:t>
      </w:r>
    </w:p>
    <w:p w14:paraId="210C8A85" w14:textId="24FD2092" w:rsidR="00C85A4B" w:rsidRPr="00C74A35" w:rsidRDefault="00C85A4B" w:rsidP="00D83A30">
      <w:pPr>
        <w:spacing w:line="276" w:lineRule="auto"/>
      </w:pPr>
      <w:r w:rsidRPr="00C74A35">
        <w:t xml:space="preserve">Ultra-Performance Liquid Chromatography (UPLC) is a powerful analytical technique used for separating and </w:t>
      </w:r>
      <w:r w:rsidR="00047721" w:rsidRPr="00C74A35">
        <w:t>analysing</w:t>
      </w:r>
      <w:r w:rsidRPr="00C74A35">
        <w:t xml:space="preserve"> complex mixtures.</w:t>
      </w:r>
      <w:r>
        <w:t xml:space="preserve"> The ACIS lab is equipped with two of these instruments – a Shimadzu </w:t>
      </w:r>
      <w:proofErr w:type="spellStart"/>
      <w:r>
        <w:t>i</w:t>
      </w:r>
      <w:proofErr w:type="spellEnd"/>
      <w:r>
        <w:t xml:space="preserve">-Series LC-2060 and a Shimadzu </w:t>
      </w:r>
      <w:proofErr w:type="spellStart"/>
      <w:r>
        <w:t>Nexera</w:t>
      </w:r>
      <w:proofErr w:type="spellEnd"/>
      <w:r>
        <w:t>. Both instruments are very similar and run the same software,</w:t>
      </w:r>
    </w:p>
    <w:p w14:paraId="7B15D85A" w14:textId="72460C7C" w:rsidR="00C85A4B" w:rsidRDefault="00C85A4B" w:rsidP="00D83A30">
      <w:pPr>
        <w:spacing w:line="276" w:lineRule="auto"/>
      </w:pPr>
      <w:r w:rsidRPr="00B76792">
        <w:t>High Performance Liquid Chromatography (HPLC) operates on the fundamental principles of chromatography, utilizing a mobile phase and a stationary phase within a column. The sample, dissolved in the liquid mobile phase, is injected into the system. As the mobile phase</w:t>
      </w:r>
      <w:r>
        <w:t xml:space="preserve"> </w:t>
      </w:r>
      <w:r w:rsidRPr="00B76792">
        <w:t xml:space="preserve">flows through the column under high pressure, the individual components of the sample interact differently with the stationary phase. This interaction leads to the separation of the components based on factors such as size, polarity, or chemical affinity. Compounds with greater affinity for the stationary phase are retained longer in the column, resulting in distinct elution times. The separated compounds then pass through a detector, generating signals that are </w:t>
      </w:r>
      <w:r w:rsidR="00E26858" w:rsidRPr="00B76792">
        <w:t>analysed</w:t>
      </w:r>
      <w:r w:rsidRPr="00B76792">
        <w:t xml:space="preserve"> to create a chromatogram.</w:t>
      </w:r>
    </w:p>
    <w:p w14:paraId="1019E89D" w14:textId="7671DAE4" w:rsidR="00C85A4B" w:rsidRDefault="00C85A4B" w:rsidP="00D83A30">
      <w:pPr>
        <w:spacing w:line="276" w:lineRule="auto"/>
      </w:pPr>
      <w:r w:rsidRPr="0066114B">
        <w:t xml:space="preserve">Ultra-High-Performance Liquid Chromatography (UPLC) </w:t>
      </w:r>
      <w:r>
        <w:t>is</w:t>
      </w:r>
      <w:r w:rsidRPr="0066114B">
        <w:t xml:space="preserve"> an advancement over traditional High-Performance Liquid Chromatography (HPLC). The key lies in the utilization of columns packed with smaller particles, facilitating </w:t>
      </w:r>
      <w:r w:rsidR="004C4C47">
        <w:t>increased</w:t>
      </w:r>
      <w:r w:rsidRPr="0066114B">
        <w:t xml:space="preserve"> resolution for the separation of closely spaced peaks and improved component identification. </w:t>
      </w:r>
      <w:r w:rsidR="00251FB3">
        <w:t xml:space="preserve">As a result, </w:t>
      </w:r>
      <w:r>
        <w:t>UPLC o</w:t>
      </w:r>
      <w:r w:rsidRPr="0066114B">
        <w:t>perat</w:t>
      </w:r>
      <w:r>
        <w:t>es</w:t>
      </w:r>
      <w:r w:rsidRPr="0066114B">
        <w:t xml:space="preserve"> at elevated pressures, typically ranging between 15,000 to 20,000 psi</w:t>
      </w:r>
      <w:r w:rsidR="00251FB3">
        <w:t>. This contrasts with</w:t>
      </w:r>
      <w:r w:rsidRPr="0066114B">
        <w:t xml:space="preserve"> HPLC's lower pressure limits, which typically hover around 6,000 psi. </w:t>
      </w:r>
      <w:r w:rsidR="00B15E55">
        <w:t xml:space="preserve">The systems in the ACIS are mid-range instruments and usually operate at a maximum of 15000 psi. </w:t>
      </w:r>
      <w:r w:rsidR="005B4377">
        <w:t>Th</w:t>
      </w:r>
      <w:r w:rsidR="00B15E55">
        <w:t>e increase in pressure</w:t>
      </w:r>
      <w:r w:rsidR="005B4377">
        <w:t xml:space="preserve"> allows for</w:t>
      </w:r>
      <w:r w:rsidRPr="0066114B">
        <w:t xml:space="preserve"> UPLC </w:t>
      </w:r>
      <w:r w:rsidR="005B4377">
        <w:t>to use</w:t>
      </w:r>
      <w:r w:rsidRPr="0066114B">
        <w:t xml:space="preserve"> higher flow rates and shorter analysis times, significantly amplifying sample throughput. UPLC's versatility and efficiency extend across various applications, with its diminished solvent consumption aligning with environmental sustainability and potential cost savings.</w:t>
      </w:r>
      <w:r>
        <w:t xml:space="preserve"> </w:t>
      </w:r>
    </w:p>
    <w:p w14:paraId="786A72A0" w14:textId="24CE6E27" w:rsidR="009D7418" w:rsidRDefault="00C85A4B" w:rsidP="009D7418">
      <w:pPr>
        <w:spacing w:after="0" w:line="276" w:lineRule="auto"/>
        <w:jc w:val="center"/>
      </w:pPr>
      <w:r w:rsidRPr="007C1E28">
        <w:lastRenderedPageBreak/>
        <w:t xml:space="preserve"> </w:t>
      </w:r>
      <w:r w:rsidR="009D7418">
        <w:rPr>
          <w:noProof/>
        </w:rPr>
        <w:drawing>
          <wp:inline distT="0" distB="0" distL="0" distR="0" wp14:anchorId="4DDD96F4" wp14:editId="6ACF110F">
            <wp:extent cx="4629150"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2609850"/>
                    </a:xfrm>
                    <a:prstGeom prst="rect">
                      <a:avLst/>
                    </a:prstGeom>
                    <a:noFill/>
                    <a:ln>
                      <a:noFill/>
                    </a:ln>
                  </pic:spPr>
                </pic:pic>
              </a:graphicData>
            </a:graphic>
          </wp:inline>
        </w:drawing>
      </w:r>
    </w:p>
    <w:p w14:paraId="26BC6215" w14:textId="77777777" w:rsidR="009D7418" w:rsidRDefault="009D7418" w:rsidP="009D7418">
      <w:r>
        <w:rPr>
          <w:b/>
          <w:bCs/>
        </w:rPr>
        <w:t>Figure 1.</w:t>
      </w:r>
      <w:r>
        <w:t xml:space="preserve"> The Shimadzu </w:t>
      </w:r>
      <w:proofErr w:type="spellStart"/>
      <w:r>
        <w:t>i</w:t>
      </w:r>
      <w:proofErr w:type="spellEnd"/>
      <w:r>
        <w:t>-Series LC-2060 spectrometer available in the ACIS lab.</w:t>
      </w:r>
    </w:p>
    <w:p w14:paraId="240B8025" w14:textId="77777777" w:rsidR="009D7418" w:rsidRDefault="009D7418" w:rsidP="009D7418"/>
    <w:p w14:paraId="683FCDFA" w14:textId="46FC717E" w:rsidR="009D7418" w:rsidRDefault="009D7418" w:rsidP="009D7418">
      <w:pPr>
        <w:spacing w:after="0" w:line="276" w:lineRule="auto"/>
        <w:jc w:val="center"/>
      </w:pPr>
      <w:r>
        <w:rPr>
          <w:noProof/>
        </w:rPr>
        <w:drawing>
          <wp:inline distT="0" distB="0" distL="0" distR="0" wp14:anchorId="48F4F511" wp14:editId="3BEE7B49">
            <wp:extent cx="461962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2609850"/>
                    </a:xfrm>
                    <a:prstGeom prst="rect">
                      <a:avLst/>
                    </a:prstGeom>
                    <a:noFill/>
                    <a:ln>
                      <a:noFill/>
                    </a:ln>
                  </pic:spPr>
                </pic:pic>
              </a:graphicData>
            </a:graphic>
          </wp:inline>
        </w:drawing>
      </w:r>
    </w:p>
    <w:p w14:paraId="72CDD50C" w14:textId="77777777" w:rsidR="009D7418" w:rsidRDefault="009D7418" w:rsidP="009D7418">
      <w:r>
        <w:rPr>
          <w:b/>
          <w:bCs/>
        </w:rPr>
        <w:t>Figure 2.</w:t>
      </w:r>
      <w:r>
        <w:t xml:space="preserve"> The Shimadzu </w:t>
      </w:r>
      <w:proofErr w:type="spellStart"/>
      <w:r>
        <w:t>Nexera</w:t>
      </w:r>
      <w:proofErr w:type="spellEnd"/>
      <w:r>
        <w:t xml:space="preserve"> UPLC available in the ACIS lab.</w:t>
      </w:r>
    </w:p>
    <w:p w14:paraId="1210ACA1" w14:textId="5D731668" w:rsidR="00C85A4B" w:rsidRPr="007C1E28" w:rsidRDefault="00C85A4B" w:rsidP="00D83A30">
      <w:pPr>
        <w:spacing w:after="0" w:line="276" w:lineRule="auto"/>
        <w:jc w:val="left"/>
      </w:pPr>
    </w:p>
    <w:p w14:paraId="24BB49AC" w14:textId="77777777" w:rsidR="00C85A4B" w:rsidRPr="007C1E28" w:rsidRDefault="00C85A4B" w:rsidP="00D83A30">
      <w:pPr>
        <w:keepNext/>
        <w:keepLines/>
        <w:spacing w:line="276" w:lineRule="auto"/>
        <w:outlineLvl w:val="2"/>
        <w:rPr>
          <w:b/>
          <w:bCs/>
          <w:u w:val="single"/>
        </w:rPr>
      </w:pPr>
      <w:r w:rsidRPr="007C1E28">
        <w:rPr>
          <w:b/>
          <w:bCs/>
          <w:u w:val="single"/>
        </w:rPr>
        <w:t xml:space="preserve">Safety: </w:t>
      </w:r>
    </w:p>
    <w:p w14:paraId="40061344" w14:textId="414F84F6" w:rsidR="00C85A4B" w:rsidRPr="007C0746" w:rsidRDefault="00C85A4B" w:rsidP="00D83A30">
      <w:pPr>
        <w:spacing w:after="9" w:line="276" w:lineRule="auto"/>
        <w:ind w:left="-5"/>
      </w:pPr>
      <w:r w:rsidRPr="007C0746">
        <w:t xml:space="preserve">Hazards associated with this </w:t>
      </w:r>
      <w:r w:rsidR="007C0746">
        <w:t>exercise and the HPLC instrument</w:t>
      </w:r>
      <w:r w:rsidRPr="007C0746">
        <w:t xml:space="preserve"> are listed in the Risk Assessment Form </w:t>
      </w:r>
      <w:r w:rsidR="007C0746">
        <w:t>available on LEARN.</w:t>
      </w:r>
    </w:p>
    <w:p w14:paraId="441DF1FE" w14:textId="77777777" w:rsidR="00C85A4B" w:rsidRPr="007C1E28" w:rsidRDefault="00C85A4B" w:rsidP="00D83A30">
      <w:pPr>
        <w:spacing w:after="0" w:line="276" w:lineRule="auto"/>
        <w:jc w:val="left"/>
      </w:pPr>
      <w:r w:rsidRPr="007C1E28">
        <w:t xml:space="preserve"> </w:t>
      </w:r>
    </w:p>
    <w:p w14:paraId="41129247" w14:textId="0A129F47" w:rsidR="007C0746" w:rsidRPr="007C0746" w:rsidRDefault="007C0746" w:rsidP="00D83A30">
      <w:pPr>
        <w:spacing w:after="0" w:line="276" w:lineRule="auto"/>
        <w:rPr>
          <w:b/>
          <w:bCs/>
          <w:u w:val="single"/>
        </w:rPr>
      </w:pPr>
      <w:r w:rsidRPr="007C0746">
        <w:rPr>
          <w:b/>
          <w:bCs/>
          <w:u w:val="single"/>
        </w:rPr>
        <w:t>Instrument Walk-Through:</w:t>
      </w:r>
    </w:p>
    <w:p w14:paraId="00829101" w14:textId="7156AC3E" w:rsidR="007C0746" w:rsidRPr="00C74A35" w:rsidRDefault="00210009" w:rsidP="00D83A30">
      <w:pPr>
        <w:spacing w:after="0" w:line="360" w:lineRule="auto"/>
      </w:pPr>
      <w:r>
        <w:t>1</w:t>
      </w:r>
      <w:r w:rsidR="007C0746" w:rsidRPr="00C74A35">
        <w:t xml:space="preserve">. </w:t>
      </w:r>
      <w:r w:rsidR="007C0746" w:rsidRPr="00C74A35">
        <w:rPr>
          <w:b/>
          <w:bCs/>
        </w:rPr>
        <w:t>Instrument Overview:</w:t>
      </w:r>
    </w:p>
    <w:p w14:paraId="2C01735C" w14:textId="77777777" w:rsidR="007C0746" w:rsidRPr="00C74A35" w:rsidRDefault="007C0746" w:rsidP="00D83A30">
      <w:pPr>
        <w:numPr>
          <w:ilvl w:val="0"/>
          <w:numId w:val="10"/>
        </w:numPr>
        <w:spacing w:after="0" w:line="360" w:lineRule="auto"/>
      </w:pPr>
      <w:r w:rsidRPr="00C74A35">
        <w:t>Familiarize users with the components of the UPLC system, including the pump, injector, column, detector, and software interface.</w:t>
      </w:r>
    </w:p>
    <w:p w14:paraId="4EB35967" w14:textId="123C5E5E" w:rsidR="007C0746" w:rsidRPr="00C74A35" w:rsidRDefault="007C0746" w:rsidP="00D83A30">
      <w:pPr>
        <w:numPr>
          <w:ilvl w:val="0"/>
          <w:numId w:val="10"/>
        </w:numPr>
        <w:spacing w:after="0" w:line="360" w:lineRule="auto"/>
      </w:pPr>
      <w:r w:rsidRPr="00C74A35">
        <w:t>Introduce the different types of UPLC</w:t>
      </w:r>
      <w:r w:rsidR="00210009">
        <w:t>/HPLC</w:t>
      </w:r>
      <w:r w:rsidRPr="00C74A35">
        <w:t xml:space="preserve"> columns and their applications.</w:t>
      </w:r>
    </w:p>
    <w:p w14:paraId="5179A69C" w14:textId="103254B7" w:rsidR="007C0746" w:rsidRPr="00C74A35" w:rsidRDefault="00210009" w:rsidP="00D83A30">
      <w:pPr>
        <w:spacing w:after="0" w:line="360" w:lineRule="auto"/>
      </w:pPr>
      <w:r>
        <w:t>2</w:t>
      </w:r>
      <w:r w:rsidR="007C0746" w:rsidRPr="00C74A35">
        <w:t xml:space="preserve">. </w:t>
      </w:r>
      <w:r w:rsidR="007C0746" w:rsidRPr="00C74A35">
        <w:rPr>
          <w:b/>
          <w:bCs/>
        </w:rPr>
        <w:t>Safety Precautions:</w:t>
      </w:r>
    </w:p>
    <w:p w14:paraId="42F99D44" w14:textId="6E5954FB" w:rsidR="007C0746" w:rsidRPr="00C74A35" w:rsidRDefault="007C0746" w:rsidP="00D83A30">
      <w:pPr>
        <w:numPr>
          <w:ilvl w:val="0"/>
          <w:numId w:val="11"/>
        </w:numPr>
        <w:spacing w:after="0" w:line="360" w:lineRule="auto"/>
      </w:pPr>
      <w:r w:rsidRPr="00C74A35">
        <w:t>Emphasi</w:t>
      </w:r>
      <w:r w:rsidR="00E32D41">
        <w:t>s</w:t>
      </w:r>
      <w:r w:rsidRPr="00C74A35">
        <w:t>e safety measures, including proper handling of solvents and chemicals.</w:t>
      </w:r>
    </w:p>
    <w:p w14:paraId="7D13176F" w14:textId="77777777" w:rsidR="007C0746" w:rsidRPr="00C74A35" w:rsidRDefault="007C0746" w:rsidP="00D83A30">
      <w:pPr>
        <w:numPr>
          <w:ilvl w:val="0"/>
          <w:numId w:val="11"/>
        </w:numPr>
        <w:spacing w:after="0" w:line="360" w:lineRule="auto"/>
      </w:pPr>
      <w:r w:rsidRPr="00C74A35">
        <w:lastRenderedPageBreak/>
        <w:t>Provide guidelines for using personal protective equipment, such as lab coats and safety glasses.</w:t>
      </w:r>
    </w:p>
    <w:p w14:paraId="60770671" w14:textId="7832E23B" w:rsidR="007C0746" w:rsidRPr="00C74A35" w:rsidRDefault="007901E6" w:rsidP="00D83A30">
      <w:pPr>
        <w:spacing w:after="0" w:line="360" w:lineRule="auto"/>
      </w:pPr>
      <w:r>
        <w:t>3</w:t>
      </w:r>
      <w:r w:rsidR="007C0746" w:rsidRPr="00C74A35">
        <w:t xml:space="preserve">. </w:t>
      </w:r>
      <w:r w:rsidR="007C0746" w:rsidRPr="00C74A35">
        <w:rPr>
          <w:b/>
          <w:bCs/>
        </w:rPr>
        <w:t xml:space="preserve">Powering </w:t>
      </w:r>
      <w:proofErr w:type="gramStart"/>
      <w:r w:rsidR="007C0746" w:rsidRPr="00C74A35">
        <w:rPr>
          <w:b/>
          <w:bCs/>
        </w:rPr>
        <w:t>On</w:t>
      </w:r>
      <w:proofErr w:type="gramEnd"/>
      <w:r w:rsidR="007C0746" w:rsidRPr="00C74A35">
        <w:rPr>
          <w:b/>
          <w:bCs/>
        </w:rPr>
        <w:t xml:space="preserve"> and System Check:</w:t>
      </w:r>
    </w:p>
    <w:p w14:paraId="513F0679" w14:textId="77777777" w:rsidR="007C0746" w:rsidRPr="00C74A35" w:rsidRDefault="007C0746" w:rsidP="00D83A30">
      <w:pPr>
        <w:numPr>
          <w:ilvl w:val="0"/>
          <w:numId w:val="12"/>
        </w:numPr>
        <w:spacing w:after="0" w:line="360" w:lineRule="auto"/>
      </w:pPr>
      <w:r w:rsidRPr="00C74A35">
        <w:t>Demonstrate the proper procedure for turning on the UPLC system.</w:t>
      </w:r>
    </w:p>
    <w:p w14:paraId="79E83F99" w14:textId="3EAC7FB3" w:rsidR="007C0746" w:rsidRPr="00C74A35" w:rsidRDefault="007C0746" w:rsidP="00D83A30">
      <w:pPr>
        <w:numPr>
          <w:ilvl w:val="0"/>
          <w:numId w:val="12"/>
        </w:numPr>
        <w:spacing w:after="0" w:line="360" w:lineRule="auto"/>
      </w:pPr>
      <w:r w:rsidRPr="00C74A35">
        <w:t xml:space="preserve">Explain the </w:t>
      </w:r>
      <w:r w:rsidR="00210009">
        <w:t>how to check that the system is operating correctly, the column oven has reached the required temperature and that there are no detected leaks in the system.</w:t>
      </w:r>
    </w:p>
    <w:p w14:paraId="5DDCC325" w14:textId="3ECE4FE5" w:rsidR="007C0746" w:rsidRPr="00C74A35" w:rsidRDefault="007901E6" w:rsidP="00D83A30">
      <w:pPr>
        <w:spacing w:after="0" w:line="360" w:lineRule="auto"/>
      </w:pPr>
      <w:r>
        <w:t>4</w:t>
      </w:r>
      <w:r w:rsidR="007C0746" w:rsidRPr="00C74A35">
        <w:t xml:space="preserve">. </w:t>
      </w:r>
      <w:r w:rsidR="007C0746" w:rsidRPr="00C74A35">
        <w:rPr>
          <w:b/>
          <w:bCs/>
        </w:rPr>
        <w:t>Sample Preparation:</w:t>
      </w:r>
    </w:p>
    <w:p w14:paraId="7ACD33CA" w14:textId="228BF44B" w:rsidR="00E51D6B" w:rsidRDefault="00E51D6B" w:rsidP="00D83A30">
      <w:pPr>
        <w:numPr>
          <w:ilvl w:val="0"/>
          <w:numId w:val="13"/>
        </w:numPr>
        <w:spacing w:after="0" w:line="360" w:lineRule="auto"/>
      </w:pPr>
      <w:r w:rsidRPr="00C74A35">
        <w:t>Provide guidelines on choosing the appropriate solvents and sample compatibility with UPLC.</w:t>
      </w:r>
    </w:p>
    <w:p w14:paraId="7937584D" w14:textId="77DC5078" w:rsidR="007C0746" w:rsidRPr="00C74A35" w:rsidRDefault="007C0746" w:rsidP="00D83A30">
      <w:pPr>
        <w:numPr>
          <w:ilvl w:val="0"/>
          <w:numId w:val="13"/>
        </w:numPr>
        <w:spacing w:after="0" w:line="360" w:lineRule="auto"/>
      </w:pPr>
      <w:r w:rsidRPr="00C74A35">
        <w:t>Instruct users on sample preparation</w:t>
      </w:r>
      <w:r w:rsidR="00210009">
        <w:t xml:space="preserve">. </w:t>
      </w:r>
      <w:r w:rsidR="00C832C3">
        <w:t>Provide g</w:t>
      </w:r>
      <w:r w:rsidR="00210009">
        <w:t xml:space="preserve">uidance </w:t>
      </w:r>
      <w:r w:rsidR="00C832C3">
        <w:t>on</w:t>
      </w:r>
      <w:r w:rsidR="00210009">
        <w:t xml:space="preserve"> sample concentrations and advis</w:t>
      </w:r>
      <w:r w:rsidR="00E51D6B">
        <w:t>e that samples are syringe filtered to prevent blockages</w:t>
      </w:r>
      <w:r w:rsidRPr="00C74A35">
        <w:t>.</w:t>
      </w:r>
    </w:p>
    <w:p w14:paraId="464ABC83" w14:textId="0DF87E09" w:rsidR="007C0746" w:rsidRPr="00C74A35" w:rsidRDefault="007901E6" w:rsidP="00D83A30">
      <w:pPr>
        <w:spacing w:after="0" w:line="360" w:lineRule="auto"/>
      </w:pPr>
      <w:r>
        <w:t>5</w:t>
      </w:r>
      <w:r w:rsidR="007C0746" w:rsidRPr="00C74A35">
        <w:t xml:space="preserve">. </w:t>
      </w:r>
      <w:r w:rsidR="007C0746" w:rsidRPr="00C74A35">
        <w:rPr>
          <w:b/>
          <w:bCs/>
        </w:rPr>
        <w:t>Column Selection and Installation:</w:t>
      </w:r>
    </w:p>
    <w:p w14:paraId="3C2ED4D7" w14:textId="77777777" w:rsidR="007C0746" w:rsidRPr="00C74A35" w:rsidRDefault="007C0746" w:rsidP="00D83A30">
      <w:pPr>
        <w:numPr>
          <w:ilvl w:val="0"/>
          <w:numId w:val="14"/>
        </w:numPr>
        <w:spacing w:after="0" w:line="360" w:lineRule="auto"/>
      </w:pPr>
      <w:r w:rsidRPr="00C74A35">
        <w:t>Explain the criteria for selecting the appropriate UPLC column based on the analytical requirements.</w:t>
      </w:r>
    </w:p>
    <w:p w14:paraId="6BA8217B" w14:textId="77777777" w:rsidR="007C0746" w:rsidRPr="00C74A35" w:rsidRDefault="007C0746" w:rsidP="00D83A30">
      <w:pPr>
        <w:numPr>
          <w:ilvl w:val="0"/>
          <w:numId w:val="14"/>
        </w:numPr>
        <w:spacing w:after="0" w:line="360" w:lineRule="auto"/>
      </w:pPr>
      <w:r w:rsidRPr="00C74A35">
        <w:t>Demonstrate the proper installation of the column, ensuring a secure and leak-free connection.</w:t>
      </w:r>
    </w:p>
    <w:p w14:paraId="2C1962AC" w14:textId="7771356C" w:rsidR="007C0746" w:rsidRPr="00C74A35" w:rsidRDefault="007901E6" w:rsidP="00D83A30">
      <w:pPr>
        <w:spacing w:after="0" w:line="360" w:lineRule="auto"/>
      </w:pPr>
      <w:r>
        <w:t>6</w:t>
      </w:r>
      <w:r w:rsidR="007C0746" w:rsidRPr="00C74A35">
        <w:t xml:space="preserve">. </w:t>
      </w:r>
      <w:r w:rsidR="007C0746" w:rsidRPr="00C74A35">
        <w:rPr>
          <w:b/>
          <w:bCs/>
        </w:rPr>
        <w:t>Mobile Phase Preparation:</w:t>
      </w:r>
    </w:p>
    <w:p w14:paraId="64EB250B" w14:textId="5C1A7895" w:rsidR="007C0746" w:rsidRPr="00C74A35" w:rsidRDefault="007C0746" w:rsidP="00D83A30">
      <w:pPr>
        <w:numPr>
          <w:ilvl w:val="0"/>
          <w:numId w:val="15"/>
        </w:numPr>
        <w:spacing w:after="0" w:line="360" w:lineRule="auto"/>
      </w:pPr>
      <w:r w:rsidRPr="00C74A35">
        <w:t>Instruct users on preparing mobile phases with the correct composition and pH</w:t>
      </w:r>
      <w:r w:rsidR="000D1F39">
        <w:t>.</w:t>
      </w:r>
    </w:p>
    <w:p w14:paraId="0A4764AB" w14:textId="6485E3B0" w:rsidR="007C0746" w:rsidRPr="00C74A35" w:rsidRDefault="007C0746" w:rsidP="00F87883">
      <w:pPr>
        <w:numPr>
          <w:ilvl w:val="0"/>
          <w:numId w:val="15"/>
        </w:numPr>
        <w:spacing w:after="0" w:line="360" w:lineRule="auto"/>
      </w:pPr>
      <w:r w:rsidRPr="00C74A35">
        <w:t>Emphasize the importance of using high-quality solvents to prevent contamination</w:t>
      </w:r>
      <w:r w:rsidR="000D1F39">
        <w:t xml:space="preserve"> and remind users to make sure solvent reservoirs contain the required volume for each run</w:t>
      </w:r>
      <w:r w:rsidRPr="00C74A35">
        <w:t>.</w:t>
      </w:r>
    </w:p>
    <w:p w14:paraId="6FEDAE6A" w14:textId="3ABF751B" w:rsidR="007C0746" w:rsidRPr="00C74A35" w:rsidRDefault="00F87883" w:rsidP="00D83A30">
      <w:pPr>
        <w:spacing w:after="0" w:line="360" w:lineRule="auto"/>
      </w:pPr>
      <w:r>
        <w:t>7</w:t>
      </w:r>
      <w:r w:rsidR="007C0746" w:rsidRPr="00C74A35">
        <w:t xml:space="preserve">. </w:t>
      </w:r>
      <w:r w:rsidR="007C0746" w:rsidRPr="00C74A35">
        <w:rPr>
          <w:b/>
          <w:bCs/>
        </w:rPr>
        <w:t>Method Development:</w:t>
      </w:r>
    </w:p>
    <w:p w14:paraId="28594246" w14:textId="77777777" w:rsidR="00AA4E4B" w:rsidRPr="00C74A35" w:rsidRDefault="00AA4E4B" w:rsidP="00AA4E4B">
      <w:pPr>
        <w:numPr>
          <w:ilvl w:val="0"/>
          <w:numId w:val="17"/>
        </w:numPr>
        <w:spacing w:after="0" w:line="360" w:lineRule="auto"/>
      </w:pPr>
      <w:r w:rsidRPr="00C74A35">
        <w:t>Teach users how to develop an efficient and robust chromatographic method.</w:t>
      </w:r>
    </w:p>
    <w:p w14:paraId="03503F24" w14:textId="77777777" w:rsidR="00AA4E4B" w:rsidRPr="00C74A35" w:rsidRDefault="00AA4E4B" w:rsidP="00AA4E4B">
      <w:pPr>
        <w:numPr>
          <w:ilvl w:val="0"/>
          <w:numId w:val="17"/>
        </w:numPr>
        <w:spacing w:after="0" w:line="360" w:lineRule="auto"/>
      </w:pPr>
      <w:r w:rsidRPr="00C74A35">
        <w:t xml:space="preserve">Discuss </w:t>
      </w:r>
      <w:r>
        <w:t xml:space="preserve">how to set </w:t>
      </w:r>
      <w:r w:rsidRPr="00C74A35">
        <w:t>parameters such as column temperature, gradient profile,</w:t>
      </w:r>
      <w:r>
        <w:t xml:space="preserve"> flow rate</w:t>
      </w:r>
      <w:r w:rsidRPr="00C74A35">
        <w:t xml:space="preserve"> and injection volume</w:t>
      </w:r>
      <w:r>
        <w:t xml:space="preserve"> and the impact of these</w:t>
      </w:r>
      <w:r w:rsidRPr="00C74A35">
        <w:t xml:space="preserve"> on chromatographic performance. </w:t>
      </w:r>
    </w:p>
    <w:p w14:paraId="06189258" w14:textId="37C6D6CC" w:rsidR="007C0746" w:rsidRPr="00C74A35" w:rsidRDefault="00F87883" w:rsidP="00D83A30">
      <w:pPr>
        <w:spacing w:after="0" w:line="360" w:lineRule="auto"/>
      </w:pPr>
      <w:r>
        <w:t>8</w:t>
      </w:r>
      <w:r w:rsidR="007C0746" w:rsidRPr="00C74A35">
        <w:t xml:space="preserve">. </w:t>
      </w:r>
      <w:r w:rsidR="007C0746" w:rsidRPr="00C74A35">
        <w:rPr>
          <w:b/>
          <w:bCs/>
        </w:rPr>
        <w:t>Sample</w:t>
      </w:r>
      <w:r w:rsidR="00874E2A">
        <w:rPr>
          <w:b/>
          <w:bCs/>
        </w:rPr>
        <w:t xml:space="preserve"> Submission</w:t>
      </w:r>
      <w:r w:rsidR="007C0746" w:rsidRPr="00C74A35">
        <w:rPr>
          <w:b/>
          <w:bCs/>
        </w:rPr>
        <w:t>:</w:t>
      </w:r>
    </w:p>
    <w:p w14:paraId="239FEA5D" w14:textId="36E1E59B" w:rsidR="007C0746" w:rsidRPr="00C74A35" w:rsidRDefault="00874E2A" w:rsidP="00D83A30">
      <w:pPr>
        <w:pStyle w:val="ListParagraph"/>
        <w:numPr>
          <w:ilvl w:val="0"/>
          <w:numId w:val="21"/>
        </w:numPr>
        <w:spacing w:after="0" w:line="360" w:lineRule="auto"/>
      </w:pPr>
      <w:r>
        <w:t xml:space="preserve">Instruct users on how to submit samples, queue </w:t>
      </w:r>
      <w:r w:rsidR="005D4D4E">
        <w:t>multiple samples and start a run.</w:t>
      </w:r>
    </w:p>
    <w:p w14:paraId="48EEC195" w14:textId="29492B3E" w:rsidR="007C0746" w:rsidRPr="00C74A35" w:rsidRDefault="00F87883" w:rsidP="00D83A30">
      <w:pPr>
        <w:spacing w:after="0" w:line="360" w:lineRule="auto"/>
      </w:pPr>
      <w:r>
        <w:t>9</w:t>
      </w:r>
      <w:r w:rsidR="007C0746" w:rsidRPr="00C74A35">
        <w:t xml:space="preserve">. </w:t>
      </w:r>
      <w:r w:rsidR="007C0746" w:rsidRPr="00C74A35">
        <w:rPr>
          <w:b/>
          <w:bCs/>
        </w:rPr>
        <w:t>Data Analysis:</w:t>
      </w:r>
    </w:p>
    <w:p w14:paraId="0A855C21" w14:textId="1C3AA081" w:rsidR="007C0746" w:rsidRPr="00C74A35" w:rsidRDefault="007C0746" w:rsidP="00D83A30">
      <w:pPr>
        <w:pStyle w:val="ListParagraph"/>
        <w:numPr>
          <w:ilvl w:val="0"/>
          <w:numId w:val="21"/>
        </w:numPr>
        <w:spacing w:after="0" w:line="360" w:lineRule="auto"/>
      </w:pPr>
      <w:r w:rsidRPr="00C74A35">
        <w:t xml:space="preserve">Provide training on using the UPLC software for data acquisition. </w:t>
      </w:r>
    </w:p>
    <w:p w14:paraId="392C2027" w14:textId="6168C114" w:rsidR="007C0746" w:rsidRPr="00C74A35" w:rsidRDefault="007C0746" w:rsidP="00D83A30">
      <w:pPr>
        <w:pStyle w:val="ListParagraph"/>
        <w:numPr>
          <w:ilvl w:val="0"/>
          <w:numId w:val="21"/>
        </w:numPr>
        <w:spacing w:after="0" w:line="360" w:lineRule="auto"/>
      </w:pPr>
      <w:r w:rsidRPr="00C74A35">
        <w:t>Demonstrate how to interpret chromatograms</w:t>
      </w:r>
      <w:r w:rsidR="005D4D4E">
        <w:t xml:space="preserve"> </w:t>
      </w:r>
      <w:r w:rsidR="00C65462" w:rsidRPr="00C65462">
        <w:t xml:space="preserve">including retention time, peak shape, and resolution. </w:t>
      </w:r>
      <w:r w:rsidR="00C65462">
        <w:t>Show how to</w:t>
      </w:r>
      <w:r w:rsidRPr="00C74A35">
        <w:t xml:space="preserve"> integrate peak areas</w:t>
      </w:r>
      <w:r w:rsidR="00C65462">
        <w:t xml:space="preserve"> e</w:t>
      </w:r>
      <w:r w:rsidR="00C65462" w:rsidRPr="00C65462">
        <w:t>mphasi</w:t>
      </w:r>
      <w:r w:rsidR="00C65462">
        <w:t>s</w:t>
      </w:r>
      <w:r w:rsidR="00C65462" w:rsidRPr="00C65462">
        <w:t xml:space="preserve">e the importance of calibration curves for quantitation. </w:t>
      </w:r>
      <w:r w:rsidRPr="00C74A35">
        <w:t xml:space="preserve"> </w:t>
      </w:r>
    </w:p>
    <w:p w14:paraId="2DDD360C" w14:textId="3A99730B" w:rsidR="007C0746" w:rsidRPr="00C74A35" w:rsidRDefault="007C0746" w:rsidP="00D83A30">
      <w:pPr>
        <w:spacing w:after="0" w:line="360" w:lineRule="auto"/>
      </w:pPr>
      <w:r w:rsidRPr="00C74A35">
        <w:t>1</w:t>
      </w:r>
      <w:r w:rsidR="00F87883">
        <w:t>0</w:t>
      </w:r>
      <w:r w:rsidRPr="00C74A35">
        <w:t xml:space="preserve">. </w:t>
      </w:r>
      <w:r w:rsidRPr="00C74A35">
        <w:rPr>
          <w:b/>
          <w:bCs/>
        </w:rPr>
        <w:t>Shutdown Procedure:</w:t>
      </w:r>
    </w:p>
    <w:p w14:paraId="37C899B3" w14:textId="69B42663" w:rsidR="006B5C71" w:rsidRDefault="007C0746" w:rsidP="00D83A30">
      <w:pPr>
        <w:pStyle w:val="ListParagraph"/>
        <w:numPr>
          <w:ilvl w:val="0"/>
          <w:numId w:val="22"/>
        </w:numPr>
        <w:spacing w:after="0" w:line="360" w:lineRule="auto"/>
      </w:pPr>
      <w:r w:rsidRPr="00C74A35">
        <w:t>Guide users through the proper shutdown procedure to maintain the integrity of the UPLC system.</w:t>
      </w:r>
    </w:p>
    <w:p w14:paraId="1A6F27BA" w14:textId="77955AC8" w:rsidR="007C0746" w:rsidRPr="00C74A35" w:rsidRDefault="007C0746" w:rsidP="00D83A30">
      <w:pPr>
        <w:pStyle w:val="ListParagraph"/>
        <w:numPr>
          <w:ilvl w:val="0"/>
          <w:numId w:val="22"/>
        </w:numPr>
        <w:spacing w:after="0" w:line="360" w:lineRule="auto"/>
      </w:pPr>
      <w:r w:rsidRPr="00C74A35">
        <w:t xml:space="preserve">Emphasize the importance of cleaning and flushing the system. </w:t>
      </w:r>
    </w:p>
    <w:p w14:paraId="3553DB58" w14:textId="2DADA86F" w:rsidR="007C0746" w:rsidRPr="00C74A35" w:rsidRDefault="007C0746" w:rsidP="00D83A30">
      <w:pPr>
        <w:spacing w:after="0" w:line="360" w:lineRule="auto"/>
      </w:pPr>
      <w:r w:rsidRPr="00C74A35">
        <w:lastRenderedPageBreak/>
        <w:t>1</w:t>
      </w:r>
      <w:r w:rsidR="00F87883">
        <w:t>1</w:t>
      </w:r>
      <w:r w:rsidRPr="00C74A35">
        <w:t xml:space="preserve">. </w:t>
      </w:r>
      <w:r w:rsidRPr="00C74A35">
        <w:rPr>
          <w:b/>
          <w:bCs/>
        </w:rPr>
        <w:t>Maintenance and Troubleshooting:</w:t>
      </w:r>
    </w:p>
    <w:p w14:paraId="6D129176" w14:textId="54BA9C33" w:rsidR="007C0746" w:rsidRPr="00C74A35" w:rsidRDefault="007C0746" w:rsidP="00D83A30">
      <w:pPr>
        <w:pStyle w:val="ListParagraph"/>
        <w:numPr>
          <w:ilvl w:val="0"/>
          <w:numId w:val="23"/>
        </w:numPr>
        <w:spacing w:after="0" w:line="360" w:lineRule="auto"/>
      </w:pPr>
      <w:r w:rsidRPr="00C74A35">
        <w:t xml:space="preserve">Offer guidance on common troubleshooting issues and when to contact </w:t>
      </w:r>
      <w:r w:rsidR="00BC12AE">
        <w:t>the ACIS Instrument Technician</w:t>
      </w:r>
      <w:r w:rsidRPr="00C74A35">
        <w:t>.</w:t>
      </w:r>
      <w:r w:rsidR="00BC12AE">
        <w:t xml:space="preserve"> Common issues include </w:t>
      </w:r>
      <w:r w:rsidR="00187A99">
        <w:t xml:space="preserve">leaks at either end of the installed column, </w:t>
      </w:r>
      <w:r w:rsidR="009C5845">
        <w:t>solvent reservoirs running dry or waiting longer for the column oven to reach temperature and stabilise.</w:t>
      </w:r>
      <w:r w:rsidRPr="00C74A35">
        <w:t xml:space="preserve"> </w:t>
      </w:r>
    </w:p>
    <w:p w14:paraId="7C635B8B" w14:textId="403309B0" w:rsidR="007C0746" w:rsidRPr="00C74A35" w:rsidRDefault="007C0746" w:rsidP="00D83A30">
      <w:pPr>
        <w:spacing w:after="0" w:line="360" w:lineRule="auto"/>
      </w:pPr>
      <w:r w:rsidRPr="00C74A35">
        <w:t>1</w:t>
      </w:r>
      <w:r w:rsidR="00F87883">
        <w:t>2</w:t>
      </w:r>
      <w:r w:rsidRPr="00C74A35">
        <w:t xml:space="preserve">. </w:t>
      </w:r>
      <w:r w:rsidRPr="00C74A35">
        <w:rPr>
          <w:b/>
          <w:bCs/>
        </w:rPr>
        <w:t>Documentation:</w:t>
      </w:r>
    </w:p>
    <w:p w14:paraId="0ABBD11F" w14:textId="1864810B" w:rsidR="007C0746" w:rsidRPr="00C74A35" w:rsidRDefault="007C0746" w:rsidP="00D83A30">
      <w:pPr>
        <w:pStyle w:val="ListParagraph"/>
        <w:numPr>
          <w:ilvl w:val="0"/>
          <w:numId w:val="23"/>
        </w:numPr>
        <w:spacing w:after="0" w:line="360" w:lineRule="auto"/>
      </w:pPr>
      <w:r w:rsidRPr="00C74A35">
        <w:t xml:space="preserve">Stress the importance of maintaining a detailed log of UPLC runs, including method parameters, sample details, and obtained chromatograms. </w:t>
      </w:r>
      <w:r w:rsidR="009C5845">
        <w:t>These should all be recorded in lab notebooks and any data copied over to personal devices via a USB memory stick.</w:t>
      </w:r>
    </w:p>
    <w:p w14:paraId="724D6441" w14:textId="77777777" w:rsidR="00A26579" w:rsidRDefault="00A26579" w:rsidP="00A26579">
      <w:pPr>
        <w:keepNext/>
        <w:keepLines/>
        <w:spacing w:line="276" w:lineRule="auto"/>
        <w:outlineLvl w:val="2"/>
        <w:rPr>
          <w:b/>
          <w:bCs/>
          <w:u w:val="single"/>
        </w:rPr>
      </w:pPr>
    </w:p>
    <w:p w14:paraId="6D8301F3" w14:textId="72445D64" w:rsidR="00A26579" w:rsidRPr="007C1E28" w:rsidRDefault="0038437D" w:rsidP="00A26579">
      <w:pPr>
        <w:keepNext/>
        <w:keepLines/>
        <w:spacing w:line="276" w:lineRule="auto"/>
        <w:outlineLvl w:val="2"/>
        <w:rPr>
          <w:b/>
          <w:bCs/>
          <w:u w:val="single"/>
        </w:rPr>
      </w:pPr>
      <w:r>
        <w:rPr>
          <w:b/>
          <w:bCs/>
          <w:u w:val="single"/>
        </w:rPr>
        <w:t>Test Samples</w:t>
      </w:r>
      <w:r w:rsidR="00A26579" w:rsidRPr="007C1E28">
        <w:rPr>
          <w:b/>
          <w:bCs/>
          <w:u w:val="single"/>
        </w:rPr>
        <w:t>:</w:t>
      </w:r>
    </w:p>
    <w:p w14:paraId="6048A18B" w14:textId="1F0D9E74" w:rsidR="00A26579" w:rsidRDefault="0038437D" w:rsidP="00A26579">
      <w:commentRangeStart w:id="18"/>
      <w:r>
        <w:t>Test sample details – to be added.</w:t>
      </w:r>
      <w:commentRangeEnd w:id="18"/>
      <w:r>
        <w:rPr>
          <w:rStyle w:val="CommentReference"/>
        </w:rPr>
        <w:commentReference w:id="18"/>
      </w:r>
    </w:p>
    <w:p w14:paraId="3CD26C88" w14:textId="41291648" w:rsidR="00C85A4B" w:rsidRPr="007C1E28" w:rsidRDefault="00C85A4B" w:rsidP="00D83A30">
      <w:pPr>
        <w:keepNext/>
        <w:keepLines/>
        <w:spacing w:line="276" w:lineRule="auto"/>
        <w:outlineLvl w:val="2"/>
        <w:rPr>
          <w:b/>
          <w:bCs/>
          <w:u w:val="single"/>
        </w:rPr>
      </w:pPr>
      <w:r w:rsidRPr="007C1E28">
        <w:rPr>
          <w:b/>
          <w:bCs/>
          <w:u w:val="single"/>
        </w:rPr>
        <w:t>Assessment:</w:t>
      </w:r>
    </w:p>
    <w:p w14:paraId="40824DA9" w14:textId="77777777" w:rsidR="005B42D2" w:rsidRPr="007C1E28" w:rsidRDefault="005B42D2" w:rsidP="005B42D2">
      <w:r>
        <w:t>Complete the associated multiple-choice quiz on LEARN.</w:t>
      </w:r>
    </w:p>
    <w:p w14:paraId="4594487E" w14:textId="3AF4B040" w:rsidR="00C85A4B" w:rsidRPr="00DD4208" w:rsidRDefault="002F7CC8" w:rsidP="00D83A30">
      <w:pPr>
        <w:pStyle w:val="SubheadingforMBC"/>
        <w:spacing w:line="276" w:lineRule="auto"/>
      </w:pPr>
      <w:r w:rsidRPr="00DD4208">
        <w:t>Further Support:</w:t>
      </w:r>
    </w:p>
    <w:p w14:paraId="0CB4BACB" w14:textId="3B95B25E" w:rsidR="002F7CC8" w:rsidRPr="007C1E28" w:rsidRDefault="002F7CC8" w:rsidP="00D83A30">
      <w:pPr>
        <w:spacing w:line="276" w:lineRule="auto"/>
      </w:pPr>
      <w:r>
        <w:t xml:space="preserve">The full instrument manuals are available on LEARN. You are not expected to read these in full, however, please use these as reference if you </w:t>
      </w:r>
      <w:r w:rsidR="00DD4208">
        <w:t>wish to know any more about the instruments or refresh your memory of how to operate them.</w:t>
      </w:r>
      <w:r>
        <w:t xml:space="preserve"> </w:t>
      </w:r>
    </w:p>
    <w:p w14:paraId="06DAA33B" w14:textId="77777777" w:rsidR="002F7CC8" w:rsidRDefault="002F7CC8" w:rsidP="00C74A35"/>
    <w:p w14:paraId="0FA3E247" w14:textId="77777777" w:rsidR="00BC29FE" w:rsidRDefault="00BC29FE" w:rsidP="00C74A35"/>
    <w:p w14:paraId="4F9D17BC" w14:textId="77777777" w:rsidR="00BC29FE" w:rsidRDefault="00BC29FE">
      <w:pPr>
        <w:jc w:val="left"/>
        <w:rPr>
          <w:b/>
          <w:sz w:val="28"/>
          <w:szCs w:val="24"/>
        </w:rPr>
      </w:pPr>
    </w:p>
    <w:p w14:paraId="520381B9" w14:textId="77777777" w:rsidR="00D83A30" w:rsidRDefault="00D83A30">
      <w:pPr>
        <w:jc w:val="left"/>
        <w:rPr>
          <w:b/>
          <w:sz w:val="28"/>
          <w:szCs w:val="24"/>
        </w:rPr>
      </w:pPr>
      <w:r>
        <w:rPr>
          <w:b/>
          <w:sz w:val="28"/>
          <w:szCs w:val="24"/>
        </w:rPr>
        <w:br w:type="page"/>
      </w:r>
    </w:p>
    <w:p w14:paraId="249210E6" w14:textId="49E785C4" w:rsidR="00BC29FE" w:rsidRDefault="00BC29FE">
      <w:pPr>
        <w:jc w:val="left"/>
        <w:rPr>
          <w:b/>
          <w:sz w:val="28"/>
          <w:szCs w:val="24"/>
        </w:rPr>
      </w:pPr>
      <w:r>
        <w:rPr>
          <w:b/>
          <w:sz w:val="28"/>
          <w:szCs w:val="24"/>
        </w:rPr>
        <w:lastRenderedPageBreak/>
        <w:t>Topic 2: Gas Chromatography (GC)</w:t>
      </w:r>
    </w:p>
    <w:p w14:paraId="1C5191DB" w14:textId="77777777" w:rsidR="00B1704F" w:rsidRPr="007C1E28" w:rsidRDefault="00B1704F" w:rsidP="00B1704F">
      <w:pPr>
        <w:keepNext/>
        <w:keepLines/>
        <w:outlineLvl w:val="2"/>
        <w:rPr>
          <w:b/>
          <w:bCs/>
          <w:u w:val="single"/>
        </w:rPr>
      </w:pPr>
      <w:r w:rsidRPr="007C1E28">
        <w:rPr>
          <w:b/>
          <w:bCs/>
          <w:u w:val="single"/>
        </w:rPr>
        <w:t xml:space="preserve">Learning Outcomes: </w:t>
      </w:r>
    </w:p>
    <w:p w14:paraId="00553483" w14:textId="49740CF6" w:rsidR="00B1704F" w:rsidRDefault="00B1704F" w:rsidP="00B1704F">
      <w:pPr>
        <w:pStyle w:val="ListParagraph"/>
        <w:numPr>
          <w:ilvl w:val="0"/>
          <w:numId w:val="20"/>
        </w:numPr>
        <w:spacing w:after="0"/>
        <w:jc w:val="left"/>
      </w:pPr>
      <w:r>
        <w:t>Explain the principle of gas chromatography and separations.</w:t>
      </w:r>
    </w:p>
    <w:p w14:paraId="5FCC30AC" w14:textId="37C96D62" w:rsidR="00B1704F" w:rsidRDefault="00B1704F" w:rsidP="00B1704F">
      <w:pPr>
        <w:pStyle w:val="ListParagraph"/>
        <w:numPr>
          <w:ilvl w:val="0"/>
          <w:numId w:val="20"/>
        </w:numPr>
        <w:spacing w:after="0"/>
        <w:jc w:val="left"/>
      </w:pPr>
      <w:r>
        <w:t>Compare and contrast GC with other similar techniques.</w:t>
      </w:r>
    </w:p>
    <w:p w14:paraId="37742156" w14:textId="5CBCE7B1" w:rsidR="00B1704F" w:rsidRDefault="00B1704F" w:rsidP="00B1704F">
      <w:pPr>
        <w:pStyle w:val="ListParagraph"/>
        <w:numPr>
          <w:ilvl w:val="0"/>
          <w:numId w:val="20"/>
        </w:numPr>
        <w:spacing w:after="0"/>
        <w:jc w:val="left"/>
      </w:pPr>
      <w:r>
        <w:t>Know how to operate a GC instrument – including sample preparation, method development, sample submission and data analysis.</w:t>
      </w:r>
    </w:p>
    <w:p w14:paraId="7467A89D" w14:textId="284060A0" w:rsidR="00B1704F" w:rsidRDefault="00B1704F" w:rsidP="00B1704F">
      <w:pPr>
        <w:pStyle w:val="ListParagraph"/>
        <w:numPr>
          <w:ilvl w:val="0"/>
          <w:numId w:val="20"/>
        </w:numPr>
        <w:spacing w:after="0"/>
        <w:jc w:val="left"/>
      </w:pPr>
      <w:r>
        <w:t>Describe</w:t>
      </w:r>
      <w:r w:rsidR="0034028A">
        <w:t xml:space="preserve"> and compare</w:t>
      </w:r>
      <w:r>
        <w:t xml:space="preserve"> the different </w:t>
      </w:r>
      <w:r w:rsidR="0034028A">
        <w:t>compound detection methods available – including Mass Spectrometry (MS) and a Flame Ionisation Detector (FID).</w:t>
      </w:r>
    </w:p>
    <w:p w14:paraId="7D2FA2DA" w14:textId="77777777" w:rsidR="00B1704F" w:rsidRDefault="00B1704F" w:rsidP="00B1704F">
      <w:pPr>
        <w:pStyle w:val="ListParagraph"/>
        <w:numPr>
          <w:ilvl w:val="0"/>
          <w:numId w:val="20"/>
        </w:numPr>
        <w:spacing w:after="0"/>
        <w:jc w:val="left"/>
      </w:pPr>
      <w:r>
        <w:t>Describe and troubleshoot common instrument failures.</w:t>
      </w:r>
    </w:p>
    <w:p w14:paraId="27877165" w14:textId="77777777" w:rsidR="00B1704F" w:rsidRPr="007C1E28" w:rsidRDefault="00B1704F" w:rsidP="00B1704F">
      <w:pPr>
        <w:spacing w:after="0"/>
        <w:jc w:val="left"/>
      </w:pPr>
    </w:p>
    <w:p w14:paraId="1215EE42" w14:textId="77777777" w:rsidR="00B1704F" w:rsidRPr="007C1E28" w:rsidRDefault="00B1704F" w:rsidP="00B1704F">
      <w:pPr>
        <w:keepNext/>
        <w:keepLines/>
        <w:outlineLvl w:val="2"/>
        <w:rPr>
          <w:b/>
          <w:bCs/>
          <w:u w:val="single"/>
        </w:rPr>
      </w:pPr>
      <w:r w:rsidRPr="007C1E28">
        <w:rPr>
          <w:b/>
          <w:bCs/>
          <w:u w:val="single"/>
        </w:rPr>
        <w:t>Pre-lab:</w:t>
      </w:r>
    </w:p>
    <w:p w14:paraId="6E622726" w14:textId="06232F32" w:rsidR="00B1704F" w:rsidRPr="007C1E28" w:rsidRDefault="0034028A" w:rsidP="00B1704F">
      <w:r>
        <w:t xml:space="preserve">Read through the information below </w:t>
      </w:r>
      <w:r w:rsidRPr="0034028A">
        <w:rPr>
          <w:b/>
          <w:bCs/>
        </w:rPr>
        <w:t>BEFORE</w:t>
      </w:r>
      <w:r>
        <w:t xml:space="preserve"> attending the associated lab session.</w:t>
      </w:r>
    </w:p>
    <w:p w14:paraId="4684E074" w14:textId="77777777" w:rsidR="00B1704F" w:rsidRPr="007C1E28" w:rsidRDefault="00B1704F" w:rsidP="00B1704F">
      <w:pPr>
        <w:keepNext/>
        <w:keepLines/>
        <w:outlineLvl w:val="2"/>
        <w:rPr>
          <w:b/>
          <w:bCs/>
          <w:u w:val="single"/>
        </w:rPr>
      </w:pPr>
      <w:r w:rsidRPr="007C1E28">
        <w:rPr>
          <w:b/>
          <w:bCs/>
          <w:u w:val="single"/>
        </w:rPr>
        <w:t xml:space="preserve">Introduction: </w:t>
      </w:r>
    </w:p>
    <w:p w14:paraId="72A3A186" w14:textId="04EC1430" w:rsidR="00B1704F" w:rsidRPr="00C74A35" w:rsidRDefault="00B623A2" w:rsidP="00B1704F">
      <w:r>
        <w:t>Gas</w:t>
      </w:r>
      <w:r w:rsidR="00B1704F" w:rsidRPr="00C74A35">
        <w:t xml:space="preserve"> Chromatography (</w:t>
      </w:r>
      <w:r>
        <w:t>GC</w:t>
      </w:r>
      <w:r w:rsidR="00B1704F" w:rsidRPr="00C74A35">
        <w:t xml:space="preserve">) is a powerful analytical technique used for separating and </w:t>
      </w:r>
      <w:r w:rsidR="00047721" w:rsidRPr="00C74A35">
        <w:t>analysing</w:t>
      </w:r>
      <w:r w:rsidR="00B1704F" w:rsidRPr="00C74A35">
        <w:t xml:space="preserve"> complex mixtures</w:t>
      </w:r>
      <w:r>
        <w:t xml:space="preserve"> of volatile compounds</w:t>
      </w:r>
      <w:r w:rsidR="00B1704F" w:rsidRPr="00C74A35">
        <w:t>.</w:t>
      </w:r>
      <w:r w:rsidR="00B1704F">
        <w:t xml:space="preserve"> The ACIS lab is equipped with two of these instruments – a </w:t>
      </w:r>
      <w:r w:rsidR="007E596E" w:rsidRPr="007E596E">
        <w:t xml:space="preserve">Shimadzu QP2020NX </w:t>
      </w:r>
      <w:r w:rsidR="007E596E">
        <w:t xml:space="preserve">GC-MS </w:t>
      </w:r>
      <w:r w:rsidR="00B1704F">
        <w:t xml:space="preserve">and a Shimadzu </w:t>
      </w:r>
      <w:r w:rsidR="007E596E">
        <w:t>2010 GC-FID</w:t>
      </w:r>
      <w:r w:rsidR="00B1704F">
        <w:t>. Both instruments are very similar and run the same software,</w:t>
      </w:r>
    </w:p>
    <w:p w14:paraId="0A78744A" w14:textId="6BEDA1E9" w:rsidR="00B1704F" w:rsidRDefault="007E596E" w:rsidP="00B1704F">
      <w:r>
        <w:t xml:space="preserve">GC, like all chromatography, </w:t>
      </w:r>
      <w:r w:rsidR="00B1704F" w:rsidRPr="00B76792">
        <w:t>operates on the principle of utilizing a mobile phase and a stationary phase within a column</w:t>
      </w:r>
      <w:r>
        <w:t xml:space="preserve"> to separate compounds</w:t>
      </w:r>
      <w:r w:rsidR="00B1704F" w:rsidRPr="00B76792">
        <w:t xml:space="preserve">. </w:t>
      </w:r>
      <w:r w:rsidR="00C4719C">
        <w:t xml:space="preserve">Unlike HPLC, the columns for GC instruments are coiled capillaries that usually measure meters in length. </w:t>
      </w:r>
      <w:r w:rsidR="00B1704F" w:rsidRPr="00B76792">
        <w:t xml:space="preserve">The sample, dissolved in </w:t>
      </w:r>
      <w:r w:rsidR="00A83C65">
        <w:t xml:space="preserve">a </w:t>
      </w:r>
      <w:r w:rsidR="00B1704F" w:rsidRPr="00B76792">
        <w:t xml:space="preserve">liquid </w:t>
      </w:r>
      <w:r w:rsidR="00A83C65">
        <w:t>or warmed as a volatile vapour/gas</w:t>
      </w:r>
      <w:r w:rsidR="00B1704F" w:rsidRPr="00B76792">
        <w:t xml:space="preserve">, is injected into the system. </w:t>
      </w:r>
      <w:r w:rsidR="00A83C65">
        <w:t>A gas is used as the</w:t>
      </w:r>
      <w:r w:rsidR="00B1704F" w:rsidRPr="00B76792">
        <w:t xml:space="preserve"> mobile phase</w:t>
      </w:r>
      <w:r w:rsidR="00B1704F">
        <w:t xml:space="preserve"> </w:t>
      </w:r>
      <w:r w:rsidR="00A83C65">
        <w:t xml:space="preserve">and as </w:t>
      </w:r>
      <w:proofErr w:type="gramStart"/>
      <w:r w:rsidR="00A83C65">
        <w:t xml:space="preserve">this </w:t>
      </w:r>
      <w:r w:rsidR="00B1704F" w:rsidRPr="00B76792">
        <w:t>flows</w:t>
      </w:r>
      <w:proofErr w:type="gramEnd"/>
      <w:r w:rsidR="00B1704F" w:rsidRPr="00B76792">
        <w:t xml:space="preserve"> through the column, the individual components of the sample interact differently with the stationary phase. This interaction leads to the separation of the components based on polarity or chemical affinity. Compounds with greater affinity for the stationary phase are retained longer in the column, resulting in distinct elution times. The separated compounds then pass through a detector, generating signals that are analysed to create a chromatogram</w:t>
      </w:r>
      <w:r w:rsidR="00673925">
        <w:t xml:space="preserve"> – in this case, either a Mass Spectrometer (MS) or a Flame Ionisation Detector (FID)</w:t>
      </w:r>
      <w:r w:rsidR="00B1704F" w:rsidRPr="00B76792">
        <w:t>.</w:t>
      </w:r>
    </w:p>
    <w:p w14:paraId="2D2B8E82" w14:textId="1AE090F9" w:rsidR="00B1704F" w:rsidRDefault="000A2327" w:rsidP="009015BA">
      <w:r>
        <w:t xml:space="preserve">In comparison with other analytical instruments, the GCs are an excellent </w:t>
      </w:r>
      <w:r w:rsidR="00E13158">
        <w:t>resource for evaluating the purity of volatile compounds or mixtures</w:t>
      </w:r>
      <w:r w:rsidR="002445A0">
        <w:t xml:space="preserve"> and</w:t>
      </w:r>
      <w:r w:rsidR="00E13158">
        <w:t xml:space="preserve"> </w:t>
      </w:r>
      <w:r w:rsidR="002445A0">
        <w:t>t</w:t>
      </w:r>
      <w:r w:rsidR="00E13158">
        <w:t>he long columns provide excellent resolution</w:t>
      </w:r>
      <w:r w:rsidR="002445A0">
        <w:t xml:space="preserve">. The addition of MS and FID detectors also allows these instruments to detect compounds that would otherwise be invisible to the UV/Vis detectors often equipped in </w:t>
      </w:r>
      <w:r w:rsidR="00E86010">
        <w:t xml:space="preserve">HPLC/UPLC instruments. FID is sensitive to almost all organic compounds containing </w:t>
      </w:r>
      <w:r w:rsidR="009015BA">
        <w:t>carbon but</w:t>
      </w:r>
      <w:r w:rsidR="00E86010">
        <w:t xml:space="preserve"> will not </w:t>
      </w:r>
      <w:r w:rsidR="009015BA">
        <w:t xml:space="preserve">detect water directly. MS can detect any ionisable compounds, and the additional information provided by electron impact fragmentation – particularly when compared to databases – can help to identify unknown species. </w:t>
      </w:r>
    </w:p>
    <w:p w14:paraId="2E7F8F5C" w14:textId="58F978B4" w:rsidR="00796176" w:rsidRDefault="00616A4C" w:rsidP="00796176">
      <w:pPr>
        <w:jc w:val="center"/>
      </w:pPr>
      <w:r>
        <w:rPr>
          <w:noProof/>
        </w:rPr>
        <w:lastRenderedPageBreak/>
        <w:drawing>
          <wp:inline distT="0" distB="0" distL="0" distR="0" wp14:anchorId="5793763E" wp14:editId="77DCF3FC">
            <wp:extent cx="4334400" cy="2446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34400" cy="2446410"/>
                    </a:xfrm>
                    <a:prstGeom prst="rect">
                      <a:avLst/>
                    </a:prstGeom>
                    <a:noFill/>
                    <a:ln>
                      <a:noFill/>
                    </a:ln>
                  </pic:spPr>
                </pic:pic>
              </a:graphicData>
            </a:graphic>
          </wp:inline>
        </w:drawing>
      </w:r>
    </w:p>
    <w:p w14:paraId="6EAB7717" w14:textId="09377A9C" w:rsidR="00796176" w:rsidRDefault="00796176" w:rsidP="00796176">
      <w:r>
        <w:rPr>
          <w:b/>
          <w:bCs/>
        </w:rPr>
        <w:t>Figure 3.</w:t>
      </w:r>
      <w:r>
        <w:t xml:space="preserve"> The Shimadzu </w:t>
      </w:r>
      <w:r w:rsidR="002B03FA">
        <w:t>2010 GC-FID</w:t>
      </w:r>
      <w:r>
        <w:t xml:space="preserve"> available in the ACIS lab.</w:t>
      </w:r>
    </w:p>
    <w:p w14:paraId="43048FD0" w14:textId="532A5EC8" w:rsidR="00796176" w:rsidRDefault="00616A4C" w:rsidP="00796176">
      <w:pPr>
        <w:jc w:val="center"/>
      </w:pPr>
      <w:r>
        <w:rPr>
          <w:noProof/>
        </w:rPr>
        <w:drawing>
          <wp:inline distT="0" distB="0" distL="0" distR="0" wp14:anchorId="725A80B7" wp14:editId="0E44069E">
            <wp:extent cx="4334400" cy="2446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4400" cy="2446410"/>
                    </a:xfrm>
                    <a:prstGeom prst="rect">
                      <a:avLst/>
                    </a:prstGeom>
                    <a:noFill/>
                    <a:ln>
                      <a:noFill/>
                    </a:ln>
                  </pic:spPr>
                </pic:pic>
              </a:graphicData>
            </a:graphic>
          </wp:inline>
        </w:drawing>
      </w:r>
    </w:p>
    <w:p w14:paraId="210DEC1E" w14:textId="7E60FEA2" w:rsidR="00796176" w:rsidRDefault="00796176" w:rsidP="00796176">
      <w:r>
        <w:rPr>
          <w:b/>
          <w:bCs/>
        </w:rPr>
        <w:t>Figure 4.</w:t>
      </w:r>
      <w:r>
        <w:t xml:space="preserve"> The </w:t>
      </w:r>
      <w:r w:rsidR="002B03FA">
        <w:t>Shimadzu QP2020NX GC-MS</w:t>
      </w:r>
      <w:r>
        <w:t xml:space="preserve"> available in the ACIS lab.</w:t>
      </w:r>
    </w:p>
    <w:p w14:paraId="21149AB3" w14:textId="77777777" w:rsidR="00796176" w:rsidRPr="007C1E28" w:rsidRDefault="00796176" w:rsidP="009015BA"/>
    <w:p w14:paraId="7B06E4EB" w14:textId="77777777" w:rsidR="00B1704F" w:rsidRPr="007C1E28" w:rsidRDefault="00B1704F" w:rsidP="00B1704F">
      <w:pPr>
        <w:keepNext/>
        <w:keepLines/>
        <w:outlineLvl w:val="2"/>
        <w:rPr>
          <w:b/>
          <w:bCs/>
          <w:u w:val="single"/>
        </w:rPr>
      </w:pPr>
      <w:r w:rsidRPr="007C1E28">
        <w:rPr>
          <w:b/>
          <w:bCs/>
          <w:u w:val="single"/>
        </w:rPr>
        <w:t xml:space="preserve">Safety: </w:t>
      </w:r>
    </w:p>
    <w:p w14:paraId="52890774" w14:textId="6E86592B" w:rsidR="00B1704F" w:rsidRPr="007C0746" w:rsidRDefault="00B1704F" w:rsidP="00B1704F">
      <w:pPr>
        <w:spacing w:after="9" w:line="249" w:lineRule="auto"/>
        <w:ind w:left="-5"/>
      </w:pPr>
      <w:r w:rsidRPr="007C0746">
        <w:t xml:space="preserve">Hazards associated with this </w:t>
      </w:r>
      <w:r>
        <w:t xml:space="preserve">exercise and the </w:t>
      </w:r>
      <w:r w:rsidR="009015BA">
        <w:t>GC</w:t>
      </w:r>
      <w:r>
        <w:t xml:space="preserve"> instrument</w:t>
      </w:r>
      <w:r w:rsidRPr="007C0746">
        <w:t xml:space="preserve"> are listed in the Risk Assessment Form </w:t>
      </w:r>
      <w:r>
        <w:t>available on LEARN.</w:t>
      </w:r>
    </w:p>
    <w:p w14:paraId="6DEFBF2F" w14:textId="77777777" w:rsidR="00B1704F" w:rsidRPr="007C1E28" w:rsidRDefault="00B1704F" w:rsidP="00B1704F">
      <w:pPr>
        <w:spacing w:after="0"/>
        <w:jc w:val="left"/>
      </w:pPr>
      <w:r w:rsidRPr="007C1E28">
        <w:t xml:space="preserve"> </w:t>
      </w:r>
    </w:p>
    <w:p w14:paraId="21866A4F" w14:textId="77777777" w:rsidR="00B1704F" w:rsidRDefault="00B1704F" w:rsidP="00B1704F">
      <w:pPr>
        <w:spacing w:after="0"/>
        <w:jc w:val="left"/>
        <w:rPr>
          <w:b/>
          <w:bCs/>
        </w:rPr>
      </w:pPr>
    </w:p>
    <w:p w14:paraId="3CA91278" w14:textId="77777777" w:rsidR="00B1704F" w:rsidRDefault="00B1704F" w:rsidP="00B1704F">
      <w:pPr>
        <w:jc w:val="left"/>
        <w:rPr>
          <w:b/>
          <w:bCs/>
          <w:u w:val="single"/>
        </w:rPr>
      </w:pPr>
      <w:r>
        <w:rPr>
          <w:b/>
          <w:bCs/>
          <w:u w:val="single"/>
        </w:rPr>
        <w:br w:type="page"/>
      </w:r>
    </w:p>
    <w:p w14:paraId="3D366128" w14:textId="77777777" w:rsidR="00B1704F" w:rsidRPr="007C0746" w:rsidRDefault="00B1704F" w:rsidP="00B1704F">
      <w:pPr>
        <w:spacing w:after="0" w:line="360" w:lineRule="auto"/>
        <w:rPr>
          <w:b/>
          <w:bCs/>
          <w:u w:val="single"/>
        </w:rPr>
      </w:pPr>
      <w:r w:rsidRPr="007C0746">
        <w:rPr>
          <w:b/>
          <w:bCs/>
          <w:u w:val="single"/>
        </w:rPr>
        <w:lastRenderedPageBreak/>
        <w:t>Instrument Walk-Through:</w:t>
      </w:r>
    </w:p>
    <w:p w14:paraId="6A3A1405" w14:textId="77777777" w:rsidR="00B1704F" w:rsidRPr="00C74A35" w:rsidRDefault="00B1704F" w:rsidP="00B1704F">
      <w:pPr>
        <w:spacing w:after="0" w:line="360" w:lineRule="auto"/>
      </w:pPr>
      <w:r>
        <w:t>1</w:t>
      </w:r>
      <w:r w:rsidRPr="00C74A35">
        <w:t xml:space="preserve">. </w:t>
      </w:r>
      <w:r w:rsidRPr="00C74A35">
        <w:rPr>
          <w:b/>
          <w:bCs/>
        </w:rPr>
        <w:t>Instrument Overview:</w:t>
      </w:r>
    </w:p>
    <w:p w14:paraId="511EF183" w14:textId="2D026C95" w:rsidR="00B1704F" w:rsidRPr="00C74A35" w:rsidRDefault="00B1704F" w:rsidP="00B1704F">
      <w:pPr>
        <w:numPr>
          <w:ilvl w:val="0"/>
          <w:numId w:val="10"/>
        </w:numPr>
        <w:spacing w:after="0" w:line="360" w:lineRule="auto"/>
      </w:pPr>
      <w:r w:rsidRPr="00C74A35">
        <w:t xml:space="preserve">Familiarize users with the components of the </w:t>
      </w:r>
      <w:r w:rsidR="008C1B9B">
        <w:t>GC</w:t>
      </w:r>
      <w:r w:rsidRPr="00C74A35">
        <w:t xml:space="preserve"> system, including the pump, injector, column, detector, and software interface.</w:t>
      </w:r>
    </w:p>
    <w:p w14:paraId="2B24056F" w14:textId="51407658" w:rsidR="00B1704F" w:rsidRPr="00C74A35" w:rsidRDefault="00B1704F" w:rsidP="00B1704F">
      <w:pPr>
        <w:numPr>
          <w:ilvl w:val="0"/>
          <w:numId w:val="10"/>
        </w:numPr>
        <w:spacing w:after="0" w:line="360" w:lineRule="auto"/>
      </w:pPr>
      <w:r w:rsidRPr="00C74A35">
        <w:t xml:space="preserve">Introduce the different types of </w:t>
      </w:r>
      <w:r w:rsidR="008C1B9B">
        <w:t>GC</w:t>
      </w:r>
      <w:r w:rsidRPr="00C74A35">
        <w:t xml:space="preserve"> columns</w:t>
      </w:r>
      <w:r w:rsidR="002F508E">
        <w:t xml:space="preserve"> and detectors</w:t>
      </w:r>
      <w:r w:rsidRPr="00C74A35">
        <w:t xml:space="preserve"> and their applications.</w:t>
      </w:r>
    </w:p>
    <w:p w14:paraId="1FF13ACF" w14:textId="77777777" w:rsidR="00B1704F" w:rsidRPr="00C74A35" w:rsidRDefault="00B1704F" w:rsidP="00B1704F">
      <w:pPr>
        <w:spacing w:after="0" w:line="360" w:lineRule="auto"/>
      </w:pPr>
      <w:r>
        <w:t>2</w:t>
      </w:r>
      <w:r w:rsidRPr="00C74A35">
        <w:t xml:space="preserve">. </w:t>
      </w:r>
      <w:r w:rsidRPr="00C74A35">
        <w:rPr>
          <w:b/>
          <w:bCs/>
        </w:rPr>
        <w:t>Safety Precautions:</w:t>
      </w:r>
    </w:p>
    <w:p w14:paraId="0469D59E" w14:textId="41F77E5C" w:rsidR="00B1704F" w:rsidRPr="00C74A35" w:rsidRDefault="00B1704F" w:rsidP="00B1704F">
      <w:pPr>
        <w:numPr>
          <w:ilvl w:val="0"/>
          <w:numId w:val="11"/>
        </w:numPr>
        <w:spacing w:after="0" w:line="360" w:lineRule="auto"/>
      </w:pPr>
      <w:r w:rsidRPr="00C74A35">
        <w:t>Emphas</w:t>
      </w:r>
      <w:r w:rsidR="00E32D41">
        <w:t>is</w:t>
      </w:r>
      <w:r w:rsidRPr="00C74A35">
        <w:t>e safety measures, including proper handling of solvents and chemicals.</w:t>
      </w:r>
    </w:p>
    <w:p w14:paraId="6B34CDA3" w14:textId="77777777" w:rsidR="00B1704F" w:rsidRPr="00C74A35" w:rsidRDefault="00B1704F" w:rsidP="00B1704F">
      <w:pPr>
        <w:numPr>
          <w:ilvl w:val="0"/>
          <w:numId w:val="11"/>
        </w:numPr>
        <w:spacing w:after="0" w:line="360" w:lineRule="auto"/>
      </w:pPr>
      <w:r w:rsidRPr="00C74A35">
        <w:t>Provide guidelines for using personal protective equipment, such as lab coats and safety glasses.</w:t>
      </w:r>
    </w:p>
    <w:p w14:paraId="63C1CBBE" w14:textId="77777777" w:rsidR="00B1704F" w:rsidRPr="00C74A35" w:rsidRDefault="00B1704F" w:rsidP="00B1704F">
      <w:pPr>
        <w:spacing w:after="0" w:line="360" w:lineRule="auto"/>
      </w:pPr>
      <w:r>
        <w:t>3</w:t>
      </w:r>
      <w:r w:rsidRPr="00C74A35">
        <w:t xml:space="preserve">. </w:t>
      </w:r>
      <w:r w:rsidRPr="00C74A35">
        <w:rPr>
          <w:b/>
          <w:bCs/>
        </w:rPr>
        <w:t xml:space="preserve">Powering </w:t>
      </w:r>
      <w:proofErr w:type="gramStart"/>
      <w:r w:rsidRPr="00C74A35">
        <w:rPr>
          <w:b/>
          <w:bCs/>
        </w:rPr>
        <w:t>On</w:t>
      </w:r>
      <w:proofErr w:type="gramEnd"/>
      <w:r w:rsidRPr="00C74A35">
        <w:rPr>
          <w:b/>
          <w:bCs/>
        </w:rPr>
        <w:t xml:space="preserve"> and System Check:</w:t>
      </w:r>
    </w:p>
    <w:p w14:paraId="1CB216A9" w14:textId="7A2BE5A3" w:rsidR="00B1704F" w:rsidRPr="00C74A35" w:rsidRDefault="00B1704F" w:rsidP="00B1704F">
      <w:pPr>
        <w:numPr>
          <w:ilvl w:val="0"/>
          <w:numId w:val="12"/>
        </w:numPr>
        <w:spacing w:after="0" w:line="360" w:lineRule="auto"/>
      </w:pPr>
      <w:r w:rsidRPr="00C74A35">
        <w:t>Demonstrate the proper procedure for turning on</w:t>
      </w:r>
      <w:r w:rsidR="002F508E">
        <w:t xml:space="preserve"> and equilibrating</w:t>
      </w:r>
      <w:r w:rsidRPr="00C74A35">
        <w:t xml:space="preserve"> the </w:t>
      </w:r>
      <w:r w:rsidR="002F508E">
        <w:t>GC</w:t>
      </w:r>
      <w:r w:rsidRPr="00C74A35">
        <w:t xml:space="preserve"> system.</w:t>
      </w:r>
    </w:p>
    <w:p w14:paraId="771C14AD" w14:textId="77777777" w:rsidR="00B1704F" w:rsidRDefault="00B1704F" w:rsidP="00B1704F">
      <w:pPr>
        <w:numPr>
          <w:ilvl w:val="0"/>
          <w:numId w:val="12"/>
        </w:numPr>
        <w:spacing w:after="0" w:line="360" w:lineRule="auto"/>
      </w:pPr>
      <w:r w:rsidRPr="00C74A35">
        <w:t xml:space="preserve">Explain the </w:t>
      </w:r>
      <w:r>
        <w:t>how to check that the system is operating correctly, the column oven has reached the required temperature and that there are no detected leaks in the system.</w:t>
      </w:r>
    </w:p>
    <w:p w14:paraId="73F82AC9" w14:textId="751B77F0" w:rsidR="005C63E6" w:rsidRPr="00C74A35" w:rsidRDefault="005C63E6" w:rsidP="00B1704F">
      <w:pPr>
        <w:numPr>
          <w:ilvl w:val="0"/>
          <w:numId w:val="12"/>
        </w:numPr>
        <w:spacing w:after="0" w:line="360" w:lineRule="auto"/>
      </w:pPr>
      <w:r>
        <w:t xml:space="preserve">Explain how to check that the injection port filter is clean and ready for use. NOTE: users are not expected to </w:t>
      </w:r>
      <w:r w:rsidR="00CE106B">
        <w:t>change this and should contact the ACIS technician if needed.</w:t>
      </w:r>
    </w:p>
    <w:p w14:paraId="0B523566" w14:textId="77777777" w:rsidR="00B1704F" w:rsidRPr="00C74A35" w:rsidRDefault="00B1704F" w:rsidP="00B1704F">
      <w:pPr>
        <w:spacing w:after="0" w:line="360" w:lineRule="auto"/>
      </w:pPr>
      <w:r>
        <w:t>4</w:t>
      </w:r>
      <w:r w:rsidRPr="00C74A35">
        <w:t xml:space="preserve">. </w:t>
      </w:r>
      <w:r w:rsidRPr="00C74A35">
        <w:rPr>
          <w:b/>
          <w:bCs/>
        </w:rPr>
        <w:t>Sample Preparation:</w:t>
      </w:r>
    </w:p>
    <w:p w14:paraId="6BD749F7" w14:textId="52E0B0F9" w:rsidR="00B1704F" w:rsidRDefault="00B1704F" w:rsidP="00B1704F">
      <w:pPr>
        <w:numPr>
          <w:ilvl w:val="0"/>
          <w:numId w:val="13"/>
        </w:numPr>
        <w:spacing w:after="0" w:line="360" w:lineRule="auto"/>
      </w:pPr>
      <w:r w:rsidRPr="00C74A35">
        <w:t xml:space="preserve">Provide guidelines on choosing the appropriate solvents and sample compatibility with </w:t>
      </w:r>
      <w:r w:rsidR="00202761">
        <w:t>GC</w:t>
      </w:r>
      <w:r w:rsidRPr="00C74A35">
        <w:t>.</w:t>
      </w:r>
      <w:r w:rsidR="00202761">
        <w:t xml:space="preserve"> Samples should be volatile a</w:t>
      </w:r>
      <w:r w:rsidR="00C832C3">
        <w:t>t</w:t>
      </w:r>
      <w:r w:rsidR="00202761">
        <w:t xml:space="preserve"> the</w:t>
      </w:r>
      <w:r w:rsidR="00C832C3">
        <w:t xml:space="preserve"> intended column</w:t>
      </w:r>
      <w:r w:rsidR="00202761">
        <w:t xml:space="preserve"> temperatures</w:t>
      </w:r>
      <w:r w:rsidR="00C832C3">
        <w:t>.</w:t>
      </w:r>
    </w:p>
    <w:p w14:paraId="3D3D869C" w14:textId="4ED4EF57" w:rsidR="00B1704F" w:rsidRDefault="00B1704F" w:rsidP="00B1704F">
      <w:pPr>
        <w:numPr>
          <w:ilvl w:val="0"/>
          <w:numId w:val="13"/>
        </w:numPr>
        <w:spacing w:after="0" w:line="360" w:lineRule="auto"/>
      </w:pPr>
      <w:r w:rsidRPr="00C74A35">
        <w:t>Instruct users on sample preparation</w:t>
      </w:r>
      <w:r>
        <w:t xml:space="preserve">. </w:t>
      </w:r>
      <w:r w:rsidR="00C832C3">
        <w:t>Provide g</w:t>
      </w:r>
      <w:r>
        <w:t xml:space="preserve">uidance </w:t>
      </w:r>
      <w:r w:rsidR="00C832C3">
        <w:t>on</w:t>
      </w:r>
      <w:r>
        <w:t xml:space="preserve"> sample concentrations and advise that samples are syringe filtered to prevent blockages</w:t>
      </w:r>
      <w:r w:rsidRPr="00C74A35">
        <w:t>.</w:t>
      </w:r>
      <w:r w:rsidR="00C832C3">
        <w:t xml:space="preserve"> </w:t>
      </w:r>
    </w:p>
    <w:p w14:paraId="342AD87C" w14:textId="59ADE209" w:rsidR="00C832C3" w:rsidRPr="00C74A35" w:rsidRDefault="00C832C3" w:rsidP="00B1704F">
      <w:pPr>
        <w:numPr>
          <w:ilvl w:val="0"/>
          <w:numId w:val="13"/>
        </w:numPr>
        <w:spacing w:after="0" w:line="360" w:lineRule="auto"/>
      </w:pPr>
      <w:r>
        <w:t xml:space="preserve">Provide instructions on the use of </w:t>
      </w:r>
      <w:r w:rsidR="009B60D3">
        <w:t>head-space analysis vials and the appropriate fill volumes.</w:t>
      </w:r>
    </w:p>
    <w:p w14:paraId="7C61EE80" w14:textId="77777777" w:rsidR="00B1704F" w:rsidRPr="00C74A35" w:rsidRDefault="00B1704F" w:rsidP="00B1704F">
      <w:pPr>
        <w:spacing w:after="0" w:line="360" w:lineRule="auto"/>
      </w:pPr>
      <w:r>
        <w:t>5</w:t>
      </w:r>
      <w:r w:rsidRPr="00C74A35">
        <w:t xml:space="preserve">. </w:t>
      </w:r>
      <w:r w:rsidRPr="00C74A35">
        <w:rPr>
          <w:b/>
          <w:bCs/>
        </w:rPr>
        <w:t>Column Selection and Installation:</w:t>
      </w:r>
    </w:p>
    <w:p w14:paraId="5407B0EA" w14:textId="39747836" w:rsidR="00B1704F" w:rsidRPr="00C74A35" w:rsidRDefault="00B1704F" w:rsidP="00B1704F">
      <w:pPr>
        <w:numPr>
          <w:ilvl w:val="0"/>
          <w:numId w:val="14"/>
        </w:numPr>
        <w:spacing w:after="0" w:line="360" w:lineRule="auto"/>
      </w:pPr>
      <w:r w:rsidRPr="00C74A35">
        <w:t xml:space="preserve">Explain the criteria for selecting the appropriate </w:t>
      </w:r>
      <w:r w:rsidR="009B60D3">
        <w:t>GC</w:t>
      </w:r>
      <w:r w:rsidRPr="00C74A35">
        <w:t xml:space="preserve"> column based on the analytical requirements.</w:t>
      </w:r>
    </w:p>
    <w:p w14:paraId="5D57F334" w14:textId="0158B7E8" w:rsidR="00B1704F" w:rsidRPr="00C74A35" w:rsidRDefault="009B60D3" w:rsidP="00F87883">
      <w:pPr>
        <w:numPr>
          <w:ilvl w:val="0"/>
          <w:numId w:val="14"/>
        </w:numPr>
        <w:spacing w:after="0" w:line="360" w:lineRule="auto"/>
      </w:pPr>
      <w:r>
        <w:t>Run through the</w:t>
      </w:r>
      <w:r w:rsidR="00B1704F" w:rsidRPr="00C74A35">
        <w:t xml:space="preserve"> column</w:t>
      </w:r>
      <w:r>
        <w:t xml:space="preserve"> components</w:t>
      </w:r>
      <w:r w:rsidR="00CE106B">
        <w:t xml:space="preserve"> and </w:t>
      </w:r>
      <w:r w:rsidR="00F87883">
        <w:t>connections</w:t>
      </w:r>
      <w:r w:rsidR="00B1704F" w:rsidRPr="00C74A35">
        <w:t>.</w:t>
      </w:r>
      <w:r w:rsidR="00F87883">
        <w:t xml:space="preserve"> NOTE: Columns will be handled and changed over by the ACIS technician when required.</w:t>
      </w:r>
    </w:p>
    <w:p w14:paraId="61AAE485" w14:textId="221F3CEC" w:rsidR="00B1704F" w:rsidRPr="00C74A35" w:rsidRDefault="00AA4E4B" w:rsidP="00B1704F">
      <w:pPr>
        <w:spacing w:after="0" w:line="360" w:lineRule="auto"/>
      </w:pPr>
      <w:r>
        <w:t>6</w:t>
      </w:r>
      <w:r w:rsidR="00B1704F" w:rsidRPr="00C74A35">
        <w:t xml:space="preserve">. </w:t>
      </w:r>
      <w:r w:rsidR="00B1704F" w:rsidRPr="00C74A35">
        <w:rPr>
          <w:b/>
          <w:bCs/>
        </w:rPr>
        <w:t>Method Development:</w:t>
      </w:r>
    </w:p>
    <w:p w14:paraId="740D9DA7" w14:textId="77777777" w:rsidR="00B1704F" w:rsidRPr="00C74A35" w:rsidRDefault="00B1704F" w:rsidP="00B1704F">
      <w:pPr>
        <w:numPr>
          <w:ilvl w:val="0"/>
          <w:numId w:val="17"/>
        </w:numPr>
        <w:spacing w:after="0" w:line="360" w:lineRule="auto"/>
      </w:pPr>
      <w:r w:rsidRPr="00C74A35">
        <w:t>Teach users how to develop an efficient and robust chromatographic method.</w:t>
      </w:r>
    </w:p>
    <w:p w14:paraId="13648C2E" w14:textId="725A05A5" w:rsidR="00B1704F" w:rsidRPr="00C74A35" w:rsidRDefault="00B1704F" w:rsidP="003E554B">
      <w:pPr>
        <w:numPr>
          <w:ilvl w:val="0"/>
          <w:numId w:val="17"/>
        </w:numPr>
        <w:spacing w:after="0" w:line="360" w:lineRule="auto"/>
      </w:pPr>
      <w:r w:rsidRPr="00C74A35">
        <w:t xml:space="preserve">Discuss </w:t>
      </w:r>
      <w:r w:rsidR="00AA4E4B">
        <w:t xml:space="preserve">how to set </w:t>
      </w:r>
      <w:r w:rsidRPr="00C74A35">
        <w:t>parameters such as column temperature, gradient profile,</w:t>
      </w:r>
      <w:r>
        <w:t xml:space="preserve"> flow rate</w:t>
      </w:r>
      <w:r w:rsidRPr="00C74A35">
        <w:t xml:space="preserve"> and injection volume</w:t>
      </w:r>
      <w:r w:rsidR="00AA4E4B">
        <w:t xml:space="preserve"> and the impact of these</w:t>
      </w:r>
      <w:r w:rsidRPr="00C74A35">
        <w:t xml:space="preserve"> on chromatographic performance. </w:t>
      </w:r>
    </w:p>
    <w:p w14:paraId="13628A85" w14:textId="77777777" w:rsidR="00B1704F" w:rsidRPr="00C74A35" w:rsidRDefault="00B1704F" w:rsidP="00B1704F">
      <w:pPr>
        <w:spacing w:after="0" w:line="360" w:lineRule="auto"/>
      </w:pPr>
      <w:r>
        <w:t>9</w:t>
      </w:r>
      <w:r w:rsidRPr="00C74A35">
        <w:t xml:space="preserve">. </w:t>
      </w:r>
      <w:r w:rsidRPr="00C74A35">
        <w:rPr>
          <w:b/>
          <w:bCs/>
        </w:rPr>
        <w:t>Sample</w:t>
      </w:r>
      <w:r>
        <w:rPr>
          <w:b/>
          <w:bCs/>
        </w:rPr>
        <w:t xml:space="preserve"> Submission</w:t>
      </w:r>
      <w:r w:rsidRPr="00C74A35">
        <w:rPr>
          <w:b/>
          <w:bCs/>
        </w:rPr>
        <w:t>:</w:t>
      </w:r>
    </w:p>
    <w:p w14:paraId="4668C092" w14:textId="77777777" w:rsidR="00B1704F" w:rsidRPr="00C74A35" w:rsidRDefault="00B1704F" w:rsidP="00B1704F">
      <w:pPr>
        <w:pStyle w:val="ListParagraph"/>
        <w:numPr>
          <w:ilvl w:val="0"/>
          <w:numId w:val="21"/>
        </w:numPr>
        <w:spacing w:after="0" w:line="360" w:lineRule="auto"/>
      </w:pPr>
      <w:r>
        <w:t>Instruct users on how to submit samples, queue multiple samples and start a run.</w:t>
      </w:r>
    </w:p>
    <w:p w14:paraId="3BB079FB" w14:textId="77777777" w:rsidR="00B1704F" w:rsidRPr="00C74A35" w:rsidRDefault="00B1704F" w:rsidP="00B1704F">
      <w:pPr>
        <w:spacing w:after="0" w:line="360" w:lineRule="auto"/>
      </w:pPr>
      <w:r>
        <w:t>10</w:t>
      </w:r>
      <w:r w:rsidRPr="00C74A35">
        <w:t xml:space="preserve">. </w:t>
      </w:r>
      <w:r w:rsidRPr="00C74A35">
        <w:rPr>
          <w:b/>
          <w:bCs/>
        </w:rPr>
        <w:t>Data Analysis:</w:t>
      </w:r>
    </w:p>
    <w:p w14:paraId="7C445CF5" w14:textId="50A9765F" w:rsidR="00B1704F" w:rsidRPr="00C74A35" w:rsidRDefault="00B1704F" w:rsidP="00B1704F">
      <w:pPr>
        <w:pStyle w:val="ListParagraph"/>
        <w:numPr>
          <w:ilvl w:val="0"/>
          <w:numId w:val="21"/>
        </w:numPr>
        <w:spacing w:after="0" w:line="360" w:lineRule="auto"/>
      </w:pPr>
      <w:r w:rsidRPr="00C74A35">
        <w:lastRenderedPageBreak/>
        <w:t xml:space="preserve">Provide training on using the </w:t>
      </w:r>
      <w:r w:rsidR="00725CCD">
        <w:t>G</w:t>
      </w:r>
      <w:r w:rsidRPr="00C74A35">
        <w:t xml:space="preserve">C software for data acquisition. </w:t>
      </w:r>
    </w:p>
    <w:p w14:paraId="7369BD7D" w14:textId="77777777" w:rsidR="00725CCD" w:rsidRDefault="00B1704F" w:rsidP="00B1704F">
      <w:pPr>
        <w:pStyle w:val="ListParagraph"/>
        <w:numPr>
          <w:ilvl w:val="0"/>
          <w:numId w:val="21"/>
        </w:numPr>
        <w:spacing w:after="0" w:line="360" w:lineRule="auto"/>
      </w:pPr>
      <w:r w:rsidRPr="00C74A35">
        <w:t>Demonstrate how to interpret chromatograms</w:t>
      </w:r>
      <w:r>
        <w:t xml:space="preserve"> </w:t>
      </w:r>
      <w:r w:rsidRPr="00C65462">
        <w:t xml:space="preserve">including retention time, peak shape, and resolution. </w:t>
      </w:r>
      <w:r>
        <w:t>Show how to</w:t>
      </w:r>
      <w:r w:rsidRPr="00C74A35">
        <w:t xml:space="preserve"> integrate peak areas</w:t>
      </w:r>
      <w:r>
        <w:t xml:space="preserve"> e</w:t>
      </w:r>
      <w:r w:rsidRPr="00C65462">
        <w:t>mphasi</w:t>
      </w:r>
      <w:r>
        <w:t>s</w:t>
      </w:r>
      <w:r w:rsidRPr="00C65462">
        <w:t>e the importance of calibration curves for quantitation.</w:t>
      </w:r>
    </w:p>
    <w:p w14:paraId="65AF2DD8" w14:textId="61A51D49" w:rsidR="00B1704F" w:rsidRPr="00C74A35" w:rsidRDefault="00725CCD" w:rsidP="00B1704F">
      <w:pPr>
        <w:pStyle w:val="ListParagraph"/>
        <w:numPr>
          <w:ilvl w:val="0"/>
          <w:numId w:val="21"/>
        </w:numPr>
        <w:spacing w:after="0" w:line="360" w:lineRule="auto"/>
      </w:pPr>
      <w:r>
        <w:t xml:space="preserve">Explain how to interpret the EI-MS spectra and how to </w:t>
      </w:r>
      <w:r w:rsidR="00CB0C3D">
        <w:t>compare these with databases.</w:t>
      </w:r>
      <w:r w:rsidR="00B1704F" w:rsidRPr="00C65462">
        <w:t xml:space="preserve"> </w:t>
      </w:r>
      <w:r w:rsidR="00B1704F" w:rsidRPr="00C74A35">
        <w:t xml:space="preserve"> </w:t>
      </w:r>
    </w:p>
    <w:p w14:paraId="0C7EA7A4" w14:textId="77777777" w:rsidR="00B1704F" w:rsidRPr="00C74A35" w:rsidRDefault="00B1704F" w:rsidP="00B1704F">
      <w:pPr>
        <w:spacing w:after="0" w:line="360" w:lineRule="auto"/>
      </w:pPr>
      <w:r w:rsidRPr="00C74A35">
        <w:t>1</w:t>
      </w:r>
      <w:r>
        <w:t>1</w:t>
      </w:r>
      <w:r w:rsidRPr="00C74A35">
        <w:t xml:space="preserve">. </w:t>
      </w:r>
      <w:r w:rsidRPr="00C74A35">
        <w:rPr>
          <w:b/>
          <w:bCs/>
        </w:rPr>
        <w:t>Shutdown Procedure:</w:t>
      </w:r>
    </w:p>
    <w:p w14:paraId="71F1EED4" w14:textId="7D950316" w:rsidR="00B1704F" w:rsidRDefault="00B1704F" w:rsidP="00B1704F">
      <w:pPr>
        <w:pStyle w:val="ListParagraph"/>
        <w:numPr>
          <w:ilvl w:val="0"/>
          <w:numId w:val="22"/>
        </w:numPr>
        <w:spacing w:after="0" w:line="360" w:lineRule="auto"/>
      </w:pPr>
      <w:r w:rsidRPr="00C74A35">
        <w:t xml:space="preserve">Guide users through the proper shutdown procedure to maintain the integrity of the </w:t>
      </w:r>
      <w:r w:rsidR="00CB0C3D">
        <w:t>G</w:t>
      </w:r>
      <w:r w:rsidRPr="00C74A35">
        <w:t>C system</w:t>
      </w:r>
      <w:r w:rsidR="00CB0C3D">
        <w:t xml:space="preserve"> – including “eco mode” to reduce gas usage</w:t>
      </w:r>
      <w:r w:rsidRPr="00C74A35">
        <w:t>.</w:t>
      </w:r>
    </w:p>
    <w:p w14:paraId="69643A51" w14:textId="77777777" w:rsidR="00B1704F" w:rsidRPr="00C74A35" w:rsidRDefault="00B1704F" w:rsidP="00B1704F">
      <w:pPr>
        <w:pStyle w:val="ListParagraph"/>
        <w:numPr>
          <w:ilvl w:val="0"/>
          <w:numId w:val="22"/>
        </w:numPr>
        <w:spacing w:after="0" w:line="360" w:lineRule="auto"/>
      </w:pPr>
      <w:r w:rsidRPr="00C74A35">
        <w:t xml:space="preserve">Emphasize the importance of cleaning and flushing the system. </w:t>
      </w:r>
    </w:p>
    <w:p w14:paraId="451E26A4" w14:textId="77777777" w:rsidR="00B1704F" w:rsidRPr="00C74A35" w:rsidRDefault="00B1704F" w:rsidP="00B1704F">
      <w:pPr>
        <w:spacing w:after="0" w:line="360" w:lineRule="auto"/>
      </w:pPr>
      <w:r w:rsidRPr="00C74A35">
        <w:t>1</w:t>
      </w:r>
      <w:r>
        <w:t>2</w:t>
      </w:r>
      <w:r w:rsidRPr="00C74A35">
        <w:t xml:space="preserve">. </w:t>
      </w:r>
      <w:r w:rsidRPr="00C74A35">
        <w:rPr>
          <w:b/>
          <w:bCs/>
        </w:rPr>
        <w:t>Maintenance and Troubleshooting:</w:t>
      </w:r>
    </w:p>
    <w:p w14:paraId="30BD4D07" w14:textId="58A452B6" w:rsidR="00B1704F" w:rsidRPr="00C74A35" w:rsidRDefault="00B1704F" w:rsidP="00B1704F">
      <w:pPr>
        <w:pStyle w:val="ListParagraph"/>
        <w:numPr>
          <w:ilvl w:val="0"/>
          <w:numId w:val="23"/>
        </w:numPr>
        <w:spacing w:after="0" w:line="360" w:lineRule="auto"/>
      </w:pPr>
      <w:r w:rsidRPr="00C74A35">
        <w:t xml:space="preserve">Offer guidance on common troubleshooting issues and when to contact </w:t>
      </w:r>
      <w:r>
        <w:t>the ACIS Instrument Technician</w:t>
      </w:r>
      <w:r w:rsidRPr="00C74A35">
        <w:t>.</w:t>
      </w:r>
      <w:r>
        <w:t xml:space="preserve"> Common issues include leaks at either end of the installed column or waiting longer for the column oven to reach temperature and stabilise.</w:t>
      </w:r>
      <w:r w:rsidRPr="00C74A35">
        <w:t xml:space="preserve"> </w:t>
      </w:r>
    </w:p>
    <w:p w14:paraId="6940CB26" w14:textId="77777777" w:rsidR="00B1704F" w:rsidRPr="00C74A35" w:rsidRDefault="00B1704F" w:rsidP="00B1704F">
      <w:pPr>
        <w:spacing w:after="0" w:line="360" w:lineRule="auto"/>
      </w:pPr>
      <w:r w:rsidRPr="00C74A35">
        <w:t>1</w:t>
      </w:r>
      <w:r>
        <w:t>3</w:t>
      </w:r>
      <w:r w:rsidRPr="00C74A35">
        <w:t xml:space="preserve">. </w:t>
      </w:r>
      <w:r w:rsidRPr="00C74A35">
        <w:rPr>
          <w:b/>
          <w:bCs/>
        </w:rPr>
        <w:t>Documentation:</w:t>
      </w:r>
    </w:p>
    <w:p w14:paraId="75BE6730" w14:textId="2EAEAB5A" w:rsidR="00B1704F" w:rsidRPr="00C74A35" w:rsidRDefault="00B1704F" w:rsidP="00B1704F">
      <w:pPr>
        <w:pStyle w:val="ListParagraph"/>
        <w:numPr>
          <w:ilvl w:val="0"/>
          <w:numId w:val="23"/>
        </w:numPr>
        <w:spacing w:after="0" w:line="360" w:lineRule="auto"/>
      </w:pPr>
      <w:r w:rsidRPr="00C74A35">
        <w:t xml:space="preserve">Stress the importance of maintaining a detailed log of </w:t>
      </w:r>
      <w:r w:rsidR="00F61295">
        <w:t>G</w:t>
      </w:r>
      <w:r w:rsidRPr="00C74A35">
        <w:t xml:space="preserve">C runs, including method parameters, sample details, and obtained chromatograms. </w:t>
      </w:r>
      <w:r>
        <w:t>These should all be recorded in lab notebooks and any data copied over to personal devices via a USB memory stick.</w:t>
      </w:r>
    </w:p>
    <w:p w14:paraId="56912989" w14:textId="77777777" w:rsidR="0038437D" w:rsidRDefault="0038437D" w:rsidP="0038437D"/>
    <w:p w14:paraId="2E4D8DF5" w14:textId="77777777" w:rsidR="0038437D" w:rsidRPr="007C1E28" w:rsidRDefault="0038437D" w:rsidP="0038437D">
      <w:pPr>
        <w:keepNext/>
        <w:keepLines/>
        <w:spacing w:line="276" w:lineRule="auto"/>
        <w:outlineLvl w:val="2"/>
        <w:rPr>
          <w:b/>
          <w:bCs/>
          <w:u w:val="single"/>
        </w:rPr>
      </w:pPr>
      <w:r>
        <w:rPr>
          <w:b/>
          <w:bCs/>
          <w:u w:val="single"/>
        </w:rPr>
        <w:t>Test Samples</w:t>
      </w:r>
      <w:r w:rsidRPr="007C1E28">
        <w:rPr>
          <w:b/>
          <w:bCs/>
          <w:u w:val="single"/>
        </w:rPr>
        <w:t>:</w:t>
      </w:r>
    </w:p>
    <w:p w14:paraId="704BAB92" w14:textId="77777777" w:rsidR="0038437D" w:rsidRDefault="0038437D" w:rsidP="0038437D">
      <w:commentRangeStart w:id="19"/>
      <w:r>
        <w:t>Test sample details – to be added.</w:t>
      </w:r>
      <w:commentRangeEnd w:id="19"/>
      <w:r>
        <w:rPr>
          <w:rStyle w:val="CommentReference"/>
        </w:rPr>
        <w:commentReference w:id="19"/>
      </w:r>
    </w:p>
    <w:p w14:paraId="24899C58" w14:textId="19F34E54" w:rsidR="00B1704F" w:rsidRPr="007C1E28" w:rsidRDefault="00B1704F" w:rsidP="00B1704F">
      <w:pPr>
        <w:keepNext/>
        <w:keepLines/>
        <w:outlineLvl w:val="2"/>
        <w:rPr>
          <w:b/>
          <w:bCs/>
          <w:u w:val="single"/>
        </w:rPr>
      </w:pPr>
      <w:r w:rsidRPr="007C1E28">
        <w:rPr>
          <w:b/>
          <w:bCs/>
          <w:u w:val="single"/>
        </w:rPr>
        <w:t>Assessment:</w:t>
      </w:r>
    </w:p>
    <w:p w14:paraId="3EAC88D6" w14:textId="77777777" w:rsidR="005B42D2" w:rsidRPr="007C1E28" w:rsidRDefault="005B42D2" w:rsidP="005B42D2">
      <w:r>
        <w:t>Complete the associated multiple-choice quiz on LEARN.</w:t>
      </w:r>
    </w:p>
    <w:p w14:paraId="0F6CDB2E" w14:textId="77777777" w:rsidR="00F61295" w:rsidRPr="00DD4208" w:rsidRDefault="00F61295" w:rsidP="00F61295">
      <w:pPr>
        <w:pStyle w:val="SubheadingforMBC"/>
        <w:spacing w:line="276" w:lineRule="auto"/>
      </w:pPr>
      <w:r w:rsidRPr="00DD4208">
        <w:t>Further Support:</w:t>
      </w:r>
    </w:p>
    <w:p w14:paraId="5E211EDE" w14:textId="77777777" w:rsidR="00F61295" w:rsidRPr="007C1E28" w:rsidRDefault="00F61295" w:rsidP="00F61295">
      <w:pPr>
        <w:spacing w:line="276" w:lineRule="auto"/>
      </w:pPr>
      <w:r>
        <w:t xml:space="preserve">The full instrument manuals are available on LEARN. You are not expected to read these in full, however, please use these as reference if you wish to know any more about the instruments or refresh your memory of how to operate them. </w:t>
      </w:r>
    </w:p>
    <w:p w14:paraId="57325D19" w14:textId="77777777" w:rsidR="00BC29FE" w:rsidRDefault="00BC29FE">
      <w:pPr>
        <w:jc w:val="left"/>
        <w:rPr>
          <w:b/>
          <w:sz w:val="28"/>
          <w:szCs w:val="24"/>
        </w:rPr>
      </w:pPr>
    </w:p>
    <w:p w14:paraId="6EB38FA3" w14:textId="77777777" w:rsidR="00BC29FE" w:rsidRDefault="00BC29FE">
      <w:pPr>
        <w:jc w:val="left"/>
        <w:rPr>
          <w:b/>
          <w:sz w:val="28"/>
          <w:szCs w:val="24"/>
        </w:rPr>
      </w:pPr>
    </w:p>
    <w:p w14:paraId="3091B024" w14:textId="77777777" w:rsidR="00BC29FE" w:rsidRDefault="00BC29FE">
      <w:pPr>
        <w:jc w:val="left"/>
        <w:rPr>
          <w:b/>
          <w:sz w:val="28"/>
          <w:szCs w:val="24"/>
        </w:rPr>
      </w:pPr>
      <w:r>
        <w:rPr>
          <w:b/>
          <w:sz w:val="28"/>
          <w:szCs w:val="24"/>
        </w:rPr>
        <w:br w:type="page"/>
      </w:r>
    </w:p>
    <w:p w14:paraId="6CE9F27C" w14:textId="3191E5CD" w:rsidR="00D10284" w:rsidRDefault="00BC29FE">
      <w:pPr>
        <w:jc w:val="left"/>
        <w:rPr>
          <w:b/>
          <w:sz w:val="28"/>
          <w:szCs w:val="24"/>
        </w:rPr>
      </w:pPr>
      <w:r>
        <w:rPr>
          <w:b/>
          <w:sz w:val="28"/>
          <w:szCs w:val="24"/>
        </w:rPr>
        <w:lastRenderedPageBreak/>
        <w:t xml:space="preserve">Topic 3: </w:t>
      </w:r>
      <w:bookmarkStart w:id="20" w:name="_Hlk152586436"/>
      <w:r>
        <w:rPr>
          <w:b/>
          <w:sz w:val="28"/>
          <w:szCs w:val="24"/>
        </w:rPr>
        <w:t xml:space="preserve">Fluorescence </w:t>
      </w:r>
      <w:r w:rsidR="00D10284">
        <w:rPr>
          <w:b/>
          <w:sz w:val="28"/>
          <w:szCs w:val="24"/>
        </w:rPr>
        <w:t>and Circular Dichroism (CD) Spectroscopy</w:t>
      </w:r>
      <w:bookmarkEnd w:id="20"/>
    </w:p>
    <w:p w14:paraId="1F98D1F9" w14:textId="77777777" w:rsidR="007B0FF3" w:rsidRPr="007C1E28" w:rsidRDefault="007B0FF3" w:rsidP="007B0FF3">
      <w:pPr>
        <w:keepNext/>
        <w:keepLines/>
        <w:outlineLvl w:val="2"/>
        <w:rPr>
          <w:b/>
          <w:bCs/>
          <w:u w:val="single"/>
        </w:rPr>
      </w:pPr>
      <w:r w:rsidRPr="007C1E28">
        <w:rPr>
          <w:b/>
          <w:bCs/>
          <w:u w:val="single"/>
        </w:rPr>
        <w:t xml:space="preserve">Learning Outcomes: </w:t>
      </w:r>
    </w:p>
    <w:p w14:paraId="44BBEFBC" w14:textId="792B56F5" w:rsidR="007B0FF3" w:rsidRDefault="007B0FF3" w:rsidP="007B0FF3">
      <w:pPr>
        <w:pStyle w:val="ListParagraph"/>
        <w:numPr>
          <w:ilvl w:val="0"/>
          <w:numId w:val="20"/>
        </w:numPr>
        <w:spacing w:after="0"/>
        <w:jc w:val="left"/>
      </w:pPr>
      <w:r>
        <w:t xml:space="preserve">Explain the principle of </w:t>
      </w:r>
      <w:r w:rsidRPr="007B0FF3">
        <w:t xml:space="preserve">Fluorescence </w:t>
      </w:r>
      <w:r>
        <w:t xml:space="preserve">Spectroscopy </w:t>
      </w:r>
      <w:r w:rsidRPr="007B0FF3">
        <w:t>and Circular Dichroism (CD) Spectroscop</w:t>
      </w:r>
      <w:r>
        <w:t>y</w:t>
      </w:r>
    </w:p>
    <w:p w14:paraId="78E8D490" w14:textId="05FE32FE" w:rsidR="007B0FF3" w:rsidRDefault="007B0FF3" w:rsidP="007B0FF3">
      <w:pPr>
        <w:pStyle w:val="ListParagraph"/>
        <w:numPr>
          <w:ilvl w:val="0"/>
          <w:numId w:val="20"/>
        </w:numPr>
        <w:spacing w:after="0"/>
        <w:jc w:val="left"/>
      </w:pPr>
      <w:r>
        <w:t>Compare and contrast these tec</w:t>
      </w:r>
      <w:r w:rsidR="00C45D12">
        <w:t>hniques with UV/</w:t>
      </w:r>
      <w:proofErr w:type="gramStart"/>
      <w:r w:rsidR="00C45D12">
        <w:t>Vis</w:t>
      </w:r>
      <w:proofErr w:type="gramEnd"/>
      <w:r w:rsidR="00C45D12">
        <w:t xml:space="preserve"> spectroscopy</w:t>
      </w:r>
      <w:r>
        <w:t>.</w:t>
      </w:r>
    </w:p>
    <w:p w14:paraId="172F8D47" w14:textId="434FF52F" w:rsidR="007B0FF3" w:rsidRDefault="007B0FF3" w:rsidP="007B0FF3">
      <w:pPr>
        <w:pStyle w:val="ListParagraph"/>
        <w:numPr>
          <w:ilvl w:val="0"/>
          <w:numId w:val="20"/>
        </w:numPr>
        <w:spacing w:after="0"/>
        <w:jc w:val="left"/>
      </w:pPr>
      <w:r>
        <w:t xml:space="preserve">Know how to operate a </w:t>
      </w:r>
      <w:r w:rsidR="00C45D12">
        <w:t>fluorescence spectrometer</w:t>
      </w:r>
      <w:r w:rsidR="00E772BB">
        <w:t xml:space="preserve"> (or fluorimeter)</w:t>
      </w:r>
      <w:r>
        <w:t xml:space="preserve"> – including sample preparation, </w:t>
      </w:r>
      <w:r w:rsidR="00AD0262">
        <w:t>spectral acquisition, lifetime measurements</w:t>
      </w:r>
      <w:r>
        <w:t xml:space="preserve"> and data analysis.</w:t>
      </w:r>
    </w:p>
    <w:p w14:paraId="4E809990" w14:textId="3B3BE8CC" w:rsidR="00AD0262" w:rsidRDefault="00AD0262" w:rsidP="00AD0262">
      <w:pPr>
        <w:pStyle w:val="ListParagraph"/>
        <w:numPr>
          <w:ilvl w:val="0"/>
          <w:numId w:val="20"/>
        </w:numPr>
        <w:spacing w:after="0"/>
        <w:jc w:val="left"/>
      </w:pPr>
      <w:r>
        <w:t xml:space="preserve">Know how to operate a </w:t>
      </w:r>
      <w:r w:rsidR="00003F15">
        <w:t>Circular Dichroism (CD)</w:t>
      </w:r>
      <w:r>
        <w:t xml:space="preserve"> spectrometer – including sample preparation, spectral acquisition and data analysis.</w:t>
      </w:r>
    </w:p>
    <w:p w14:paraId="6F0994C8" w14:textId="77777777" w:rsidR="007B0FF3" w:rsidRDefault="007B0FF3" w:rsidP="007B0FF3">
      <w:pPr>
        <w:pStyle w:val="ListParagraph"/>
        <w:numPr>
          <w:ilvl w:val="0"/>
          <w:numId w:val="20"/>
        </w:numPr>
        <w:spacing w:after="0"/>
        <w:jc w:val="left"/>
      </w:pPr>
      <w:r>
        <w:t>Describe and troubleshoot common instrument failures.</w:t>
      </w:r>
    </w:p>
    <w:p w14:paraId="5D9DC1A7" w14:textId="77777777" w:rsidR="007B0FF3" w:rsidRPr="007C1E28" w:rsidRDefault="007B0FF3" w:rsidP="007B0FF3">
      <w:pPr>
        <w:spacing w:after="0"/>
        <w:jc w:val="left"/>
      </w:pPr>
    </w:p>
    <w:p w14:paraId="081B0D65" w14:textId="77777777" w:rsidR="007B0FF3" w:rsidRPr="007C1E28" w:rsidRDefault="007B0FF3" w:rsidP="007B0FF3">
      <w:pPr>
        <w:keepNext/>
        <w:keepLines/>
        <w:outlineLvl w:val="2"/>
        <w:rPr>
          <w:b/>
          <w:bCs/>
          <w:u w:val="single"/>
        </w:rPr>
      </w:pPr>
      <w:r w:rsidRPr="007C1E28">
        <w:rPr>
          <w:b/>
          <w:bCs/>
          <w:u w:val="single"/>
        </w:rPr>
        <w:t>Pre-lab:</w:t>
      </w:r>
    </w:p>
    <w:p w14:paraId="10DD9A7C" w14:textId="77777777" w:rsidR="007B0FF3" w:rsidRDefault="007B0FF3" w:rsidP="007B0FF3">
      <w:r>
        <w:t xml:space="preserve">Read through the information below </w:t>
      </w:r>
      <w:r w:rsidRPr="0034028A">
        <w:rPr>
          <w:b/>
          <w:bCs/>
        </w:rPr>
        <w:t>BEFORE</w:t>
      </w:r>
      <w:r>
        <w:t xml:space="preserve"> attending the associated lab session.</w:t>
      </w:r>
    </w:p>
    <w:p w14:paraId="61155B70" w14:textId="3F1A18FD" w:rsidR="00E772BB" w:rsidRDefault="00E772BB" w:rsidP="007B0FF3">
      <w:r>
        <w:t xml:space="preserve">The fluorimeter utilises pulsed LASERS when acquiring lifetime measurements. Whilst the LASER is bolted to the instrument and protected by interlocks when in use, it can in theory be removed and changed over. Therefore, all users must complete the required School LASER safety training </w:t>
      </w:r>
      <w:r w:rsidRPr="00E772BB">
        <w:rPr>
          <w:b/>
          <w:bCs/>
        </w:rPr>
        <w:t>BEFORE</w:t>
      </w:r>
      <w:r>
        <w:t xml:space="preserve"> using the instrument.</w:t>
      </w:r>
    </w:p>
    <w:p w14:paraId="2450E473" w14:textId="02CF62D1" w:rsidR="005020FC" w:rsidRPr="007C1E28" w:rsidRDefault="005020FC" w:rsidP="007B0FF3">
      <w:r>
        <w:t>Links to the training can be found on LEARN.</w:t>
      </w:r>
    </w:p>
    <w:p w14:paraId="207C42C4" w14:textId="45F13F0E" w:rsidR="007B0FF3" w:rsidRPr="007C1E28" w:rsidRDefault="007B0FF3" w:rsidP="007B0FF3">
      <w:pPr>
        <w:keepNext/>
        <w:keepLines/>
        <w:outlineLvl w:val="2"/>
        <w:rPr>
          <w:b/>
          <w:bCs/>
          <w:u w:val="single"/>
        </w:rPr>
      </w:pPr>
      <w:r w:rsidRPr="007C1E28">
        <w:rPr>
          <w:b/>
          <w:bCs/>
          <w:u w:val="single"/>
        </w:rPr>
        <w:t>Introduction</w:t>
      </w:r>
      <w:r w:rsidR="00E17936">
        <w:rPr>
          <w:b/>
          <w:bCs/>
          <w:u w:val="single"/>
        </w:rPr>
        <w:t xml:space="preserve"> – Fluorescence Spectroscopy</w:t>
      </w:r>
      <w:r w:rsidRPr="007C1E28">
        <w:rPr>
          <w:b/>
          <w:bCs/>
          <w:u w:val="single"/>
        </w:rPr>
        <w:t xml:space="preserve">: </w:t>
      </w:r>
    </w:p>
    <w:p w14:paraId="5A1A2A20" w14:textId="6B10A07A" w:rsidR="007B0FF3" w:rsidRPr="00C74A35" w:rsidRDefault="006F5079" w:rsidP="007B0FF3">
      <w:r>
        <w:t>Fluorescence spectroscopy</w:t>
      </w:r>
      <w:r w:rsidR="007B0FF3" w:rsidRPr="00C74A35">
        <w:t xml:space="preserve"> is a powerful analytical technique used for </w:t>
      </w:r>
      <w:r w:rsidR="00BD3C27" w:rsidRPr="00BD3C27">
        <w:t>explor</w:t>
      </w:r>
      <w:r w:rsidR="00BD3C27">
        <w:t>ing</w:t>
      </w:r>
      <w:r w:rsidR="00BD3C27" w:rsidRPr="00BD3C27">
        <w:t xml:space="preserve"> the interaction between light and fluorescent molecules, shedding light on their structure, composition, and dynamic </w:t>
      </w:r>
      <w:r w:rsidR="000D1A1F" w:rsidRPr="00BD3C27">
        <w:t>behaviour</w:t>
      </w:r>
      <w:r w:rsidR="007B0FF3" w:rsidRPr="00C74A35">
        <w:t>.</w:t>
      </w:r>
      <w:r w:rsidR="007B0FF3">
        <w:t xml:space="preserve"> The ACIS lab is equipped with a</w:t>
      </w:r>
      <w:r w:rsidR="008515B2">
        <w:t>n Edinburgh Instruments FS5 fluorimeter.</w:t>
      </w:r>
    </w:p>
    <w:p w14:paraId="53FA365C" w14:textId="55379652" w:rsidR="002312E2" w:rsidRDefault="000D1A1F" w:rsidP="007B0FF3">
      <w:r>
        <w:t xml:space="preserve">Unlike UV/Vis spectroscopy, that explores only the absorption of light, </w:t>
      </w:r>
      <w:r w:rsidR="00514536">
        <w:t>f</w:t>
      </w:r>
      <w:r w:rsidR="00A6420E">
        <w:t>luorescence</w:t>
      </w:r>
      <w:r>
        <w:t xml:space="preserve"> </w:t>
      </w:r>
      <w:r w:rsidR="00A6420E">
        <w:t>spectroscopy explores the absorption and emission of light from fluorescent samples</w:t>
      </w:r>
      <w:r w:rsidR="002312E2">
        <w:t>.</w:t>
      </w:r>
      <w:r w:rsidR="007B0FF3">
        <w:t xml:space="preserve"> </w:t>
      </w:r>
      <w:r w:rsidR="002312E2">
        <w:t xml:space="preserve">How much, for how long, and at what wavelength the light is emitted can </w:t>
      </w:r>
      <w:r w:rsidR="00770797">
        <w:t xml:space="preserve">provide valuable insights into the molecular environment. One of the main advantages of fluorimetry is </w:t>
      </w:r>
      <w:r w:rsidR="00645E0E">
        <w:t>its sensitivity – with most samples operating well into or below micromolar concentrations. This is primarily due to the fact that many</w:t>
      </w:r>
      <w:r w:rsidR="004609F7">
        <w:t xml:space="preserve"> compounds do not emit light, and therefore, there is considerably less background noise compared with other spectroscopic techniques.</w:t>
      </w:r>
    </w:p>
    <w:p w14:paraId="6ADD09F1" w14:textId="14D09F0E" w:rsidR="00E34745" w:rsidRDefault="00514536" w:rsidP="00514536">
      <w:r>
        <w:t>Fluorescence spectroscopy</w:t>
      </w:r>
      <w:r w:rsidR="002B187A">
        <w:t xml:space="preserve"> can provide a huge amount of information on the </w:t>
      </w:r>
      <w:r w:rsidR="00D6239D">
        <w:t xml:space="preserve">electronic transitions within a compound. This is particularly important for </w:t>
      </w:r>
      <w:r w:rsidR="00C12CD4">
        <w:t>the development of new photocatalysts and</w:t>
      </w:r>
      <w:r w:rsidR="00906BA7">
        <w:t xml:space="preserve"> solar cell</w:t>
      </w:r>
      <w:r w:rsidR="00C12CD4">
        <w:t xml:space="preserve"> dyes</w:t>
      </w:r>
      <w:r w:rsidR="00F57BBB">
        <w:t xml:space="preserve"> where care must be taken to match energy levels.</w:t>
      </w:r>
      <w:r>
        <w:t xml:space="preserve"> Fluorescence spectroscopy can also be used to explore the molecular </w:t>
      </w:r>
      <w:r w:rsidR="00DD3947">
        <w:t>environments</w:t>
      </w:r>
      <w:r>
        <w:t xml:space="preserve"> </w:t>
      </w:r>
      <w:r w:rsidR="00DD3947">
        <w:t xml:space="preserve">due to the high distance dependence of many quenching or energy transfer process. This lends itself to many biological probes where fluorescent tags can used to </w:t>
      </w:r>
      <w:r w:rsidR="00FE1EA4">
        <w:t xml:space="preserve">explore protein folding pathways or detect specific process in live cells. The latter </w:t>
      </w:r>
      <w:r w:rsidR="008B0BB2">
        <w:t xml:space="preserve">can be utilised with a </w:t>
      </w:r>
      <w:proofErr w:type="gramStart"/>
      <w:r w:rsidR="008B0BB2">
        <w:t>Fluorescent</w:t>
      </w:r>
      <w:proofErr w:type="gramEnd"/>
      <w:r w:rsidR="008B0BB2">
        <w:t xml:space="preserve"> plate reader to run biological assays – also available within the ACIS suite.</w:t>
      </w:r>
    </w:p>
    <w:p w14:paraId="2D6C62CC" w14:textId="7447BF1D" w:rsidR="00E17936" w:rsidRPr="007C1E28" w:rsidRDefault="00E17936" w:rsidP="00E17936">
      <w:pPr>
        <w:keepNext/>
        <w:keepLines/>
        <w:outlineLvl w:val="2"/>
        <w:rPr>
          <w:b/>
          <w:bCs/>
          <w:u w:val="single"/>
        </w:rPr>
      </w:pPr>
      <w:r w:rsidRPr="007C1E28">
        <w:rPr>
          <w:b/>
          <w:bCs/>
          <w:u w:val="single"/>
        </w:rPr>
        <w:t>Introduction</w:t>
      </w:r>
      <w:r>
        <w:rPr>
          <w:b/>
          <w:bCs/>
          <w:u w:val="single"/>
        </w:rPr>
        <w:t xml:space="preserve"> – CD Spectroscopy</w:t>
      </w:r>
      <w:r w:rsidRPr="007C1E28">
        <w:rPr>
          <w:b/>
          <w:bCs/>
          <w:u w:val="single"/>
        </w:rPr>
        <w:t xml:space="preserve">: </w:t>
      </w:r>
    </w:p>
    <w:p w14:paraId="1B9AE7F0" w14:textId="5941B595" w:rsidR="00E17936" w:rsidRPr="00C74A35" w:rsidRDefault="001C19F1" w:rsidP="00E17936">
      <w:r>
        <w:t>Circular Dichroism (CD) spectroscopy is an important</w:t>
      </w:r>
      <w:r w:rsidR="00E17936">
        <w:t xml:space="preserve"> </w:t>
      </w:r>
      <w:r>
        <w:t xml:space="preserve">technique for establishing the </w:t>
      </w:r>
      <w:r w:rsidR="00B249BF">
        <w:t xml:space="preserve">presence and ratio of any chiral </w:t>
      </w:r>
      <w:r w:rsidR="00E17936">
        <w:t xml:space="preserve">structures within a compound. The ACIS lab is equipped with an </w:t>
      </w:r>
      <w:r w:rsidR="003A0FE9">
        <w:t xml:space="preserve">Applied </w:t>
      </w:r>
      <w:proofErr w:type="spellStart"/>
      <w:r w:rsidR="003A0FE9">
        <w:t>Photophysics</w:t>
      </w:r>
      <w:proofErr w:type="spellEnd"/>
      <w:r w:rsidR="003A0FE9">
        <w:t xml:space="preserve"> </w:t>
      </w:r>
      <w:proofErr w:type="spellStart"/>
      <w:r w:rsidR="003A0FE9">
        <w:t>Chirascan</w:t>
      </w:r>
      <w:proofErr w:type="spellEnd"/>
      <w:r w:rsidR="003A0FE9">
        <w:t xml:space="preserve"> VX</w:t>
      </w:r>
      <w:r w:rsidR="00E17936">
        <w:t>.</w:t>
      </w:r>
    </w:p>
    <w:p w14:paraId="4C5BBDED" w14:textId="77777777" w:rsidR="00E3306F" w:rsidRDefault="00E17936" w:rsidP="00E3306F">
      <w:r>
        <w:lastRenderedPageBreak/>
        <w:t xml:space="preserve"> </w:t>
      </w:r>
    </w:p>
    <w:p w14:paraId="0436A2E4" w14:textId="502CC2F9" w:rsidR="00306090" w:rsidRDefault="00E3306F" w:rsidP="00E3306F">
      <w:r>
        <w:t xml:space="preserve">CD spectroscopy operates based on the differential absorption of left-handed (L) and right-handed (R) circularly polarized light by chiral molecules or structures. When circularly polarized light passes through </w:t>
      </w:r>
      <w:proofErr w:type="gramStart"/>
      <w:r>
        <w:t>a</w:t>
      </w:r>
      <w:proofErr w:type="gramEnd"/>
      <w:r w:rsidR="00E55A66">
        <w:t xml:space="preserve"> optically active</w:t>
      </w:r>
      <w:r>
        <w:t xml:space="preserve"> sample, the absorption of L and R components occurs at slightly different wavelengths due to the molecule's interaction with the electromagnetic field. </w:t>
      </w:r>
      <w:r w:rsidR="007222FA">
        <w:t>The</w:t>
      </w:r>
      <w:r>
        <w:t xml:space="preserve"> CD spectr</w:t>
      </w:r>
      <w:r w:rsidR="007222FA">
        <w:t>ometer records this as a difference in absorption</w:t>
      </w:r>
      <w:r w:rsidR="005E7E13">
        <w:t xml:space="preserve"> of L &amp; R </w:t>
      </w:r>
      <w:r w:rsidR="00306090">
        <w:t>circularly</w:t>
      </w:r>
      <w:r w:rsidR="005E7E13">
        <w:t xml:space="preserve"> polarized light at </w:t>
      </w:r>
      <w:r w:rsidR="00306090">
        <w:t>varying wavelengths – resulting in a CD spectrum</w:t>
      </w:r>
      <w:r>
        <w:t xml:space="preserve">, where positive and negative bands correspond to transitions associated with chiral electronic transitions. </w:t>
      </w:r>
      <w:r w:rsidR="00EF6AE7">
        <w:t xml:space="preserve">Because CD measures the difference in absorption, care must be taken to prepare samples at a suitable concentration where the </w:t>
      </w:r>
      <w:r w:rsidR="00C50599">
        <w:t>change in absorption is easiest to detect.</w:t>
      </w:r>
    </w:p>
    <w:p w14:paraId="2FB92CD5" w14:textId="0FA2F04E" w:rsidR="008B0BB2" w:rsidRDefault="00C50599" w:rsidP="00E3306F">
      <w:r>
        <w:t xml:space="preserve">As well as information about </w:t>
      </w:r>
      <w:r w:rsidR="002C5C75">
        <w:t xml:space="preserve">the </w:t>
      </w:r>
      <w:r w:rsidR="00653044">
        <w:t xml:space="preserve">enantiopurity of small organics, such as amino acids, </w:t>
      </w:r>
      <w:r w:rsidR="00E3306F">
        <w:t>CD spectr</w:t>
      </w:r>
      <w:r w:rsidR="00653044">
        <w:t>oscopy can also</w:t>
      </w:r>
      <w:r w:rsidR="00E3306F">
        <w:t xml:space="preserve"> provide valuable information about the secondary structure, conformational changes, and interactions of chiral </w:t>
      </w:r>
      <w:r w:rsidR="00CE1906">
        <w:t>substances</w:t>
      </w:r>
      <w:r w:rsidR="00E3306F">
        <w:t xml:space="preserve"> such as proteins, nucleic acids, and </w:t>
      </w:r>
      <w:r w:rsidR="00CE1906">
        <w:t>molecular knots</w:t>
      </w:r>
      <w:r w:rsidR="00E3306F">
        <w:t>.</w:t>
      </w:r>
    </w:p>
    <w:p w14:paraId="6CC92FCF" w14:textId="3CAAF997" w:rsidR="00A610D2" w:rsidRDefault="00A610D2" w:rsidP="00A610D2">
      <w:pPr>
        <w:jc w:val="center"/>
      </w:pPr>
      <w:r>
        <w:rPr>
          <w:noProof/>
        </w:rPr>
        <w:drawing>
          <wp:inline distT="0" distB="0" distL="0" distR="0" wp14:anchorId="7C0CE90D" wp14:editId="52986D6E">
            <wp:extent cx="4333875" cy="2447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2447925"/>
                    </a:xfrm>
                    <a:prstGeom prst="rect">
                      <a:avLst/>
                    </a:prstGeom>
                    <a:noFill/>
                    <a:ln>
                      <a:noFill/>
                    </a:ln>
                  </pic:spPr>
                </pic:pic>
              </a:graphicData>
            </a:graphic>
          </wp:inline>
        </w:drawing>
      </w:r>
    </w:p>
    <w:p w14:paraId="7D3BFDF3" w14:textId="407D5818" w:rsidR="00A610D2" w:rsidRDefault="00A610D2" w:rsidP="00A610D2">
      <w:r>
        <w:rPr>
          <w:b/>
          <w:bCs/>
        </w:rPr>
        <w:t>Figure 5.</w:t>
      </w:r>
      <w:r>
        <w:t xml:space="preserve"> The Edinburgh Instruments FS5 Fluorescence spectrometer available in the ACIS lab.</w:t>
      </w:r>
    </w:p>
    <w:p w14:paraId="018A46E5" w14:textId="489A2CCE" w:rsidR="00A610D2" w:rsidRDefault="00A610D2" w:rsidP="00A610D2">
      <w:pPr>
        <w:jc w:val="center"/>
      </w:pPr>
      <w:r>
        <w:rPr>
          <w:noProof/>
        </w:rPr>
        <w:drawing>
          <wp:inline distT="0" distB="0" distL="0" distR="0" wp14:anchorId="16559887" wp14:editId="11BADC18">
            <wp:extent cx="4333875" cy="2447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3875" cy="2447925"/>
                    </a:xfrm>
                    <a:prstGeom prst="rect">
                      <a:avLst/>
                    </a:prstGeom>
                    <a:noFill/>
                    <a:ln>
                      <a:noFill/>
                    </a:ln>
                  </pic:spPr>
                </pic:pic>
              </a:graphicData>
            </a:graphic>
          </wp:inline>
        </w:drawing>
      </w:r>
    </w:p>
    <w:p w14:paraId="3992B609" w14:textId="34898BB6" w:rsidR="00A610D2" w:rsidRDefault="00A610D2" w:rsidP="00E3306F">
      <w:r>
        <w:rPr>
          <w:b/>
          <w:bCs/>
        </w:rPr>
        <w:t>Figure 6.</w:t>
      </w:r>
      <w:r>
        <w:t xml:space="preserve"> The Applied </w:t>
      </w:r>
      <w:proofErr w:type="spellStart"/>
      <w:r>
        <w:t>Photophysics</w:t>
      </w:r>
      <w:proofErr w:type="spellEnd"/>
      <w:r>
        <w:t xml:space="preserve"> </w:t>
      </w:r>
      <w:proofErr w:type="spellStart"/>
      <w:r>
        <w:t>Chirascan</w:t>
      </w:r>
      <w:proofErr w:type="spellEnd"/>
      <w:r>
        <w:t xml:space="preserve"> VX CD spectrometer available in the ACIS lab.</w:t>
      </w:r>
    </w:p>
    <w:p w14:paraId="1E288AB0" w14:textId="7BEA6978" w:rsidR="007B0FF3" w:rsidRPr="007C1E28" w:rsidRDefault="007B0FF3" w:rsidP="007B0FF3">
      <w:pPr>
        <w:keepNext/>
        <w:keepLines/>
        <w:outlineLvl w:val="2"/>
        <w:rPr>
          <w:b/>
          <w:bCs/>
          <w:u w:val="single"/>
        </w:rPr>
      </w:pPr>
      <w:r w:rsidRPr="007C1E28">
        <w:rPr>
          <w:b/>
          <w:bCs/>
          <w:u w:val="single"/>
        </w:rPr>
        <w:lastRenderedPageBreak/>
        <w:t xml:space="preserve">Safety: </w:t>
      </w:r>
    </w:p>
    <w:p w14:paraId="145D4AD9" w14:textId="522106F5" w:rsidR="007B0FF3" w:rsidRDefault="007B0FF3" w:rsidP="007B0FF3">
      <w:pPr>
        <w:spacing w:after="9" w:line="249" w:lineRule="auto"/>
        <w:ind w:left="-5"/>
      </w:pPr>
      <w:r w:rsidRPr="007C0746">
        <w:t xml:space="preserve">Hazards associated with this </w:t>
      </w:r>
      <w:r>
        <w:t xml:space="preserve">exercise and the </w:t>
      </w:r>
      <w:r w:rsidR="008B0BB2">
        <w:t>Fluorimeter and CD spectrometer</w:t>
      </w:r>
      <w:r w:rsidRPr="007C0746">
        <w:t xml:space="preserve"> are listed in the Risk Assessment Form </w:t>
      </w:r>
      <w:r>
        <w:t>available on LEARN.</w:t>
      </w:r>
    </w:p>
    <w:p w14:paraId="0C844A6F" w14:textId="77777777" w:rsidR="00FE100D" w:rsidRDefault="00FE100D" w:rsidP="007B0FF3">
      <w:pPr>
        <w:spacing w:after="9" w:line="249" w:lineRule="auto"/>
        <w:ind w:left="-5"/>
      </w:pPr>
    </w:p>
    <w:p w14:paraId="15273525" w14:textId="484ECF9A" w:rsidR="00FE100D" w:rsidRPr="00FE100D" w:rsidRDefault="00FE100D" w:rsidP="00FE100D">
      <w:pPr>
        <w:spacing w:after="9" w:line="249" w:lineRule="auto"/>
        <w:ind w:left="-5"/>
      </w:pPr>
      <w:r>
        <w:t>The fluorimeter</w:t>
      </w:r>
      <w:r w:rsidRPr="00FE100D">
        <w:t xml:space="preserve"> is fitted with a pulse LASER for lifetime measurements. Whilst the LASER is usually bolted to the instrument and protected by internal safety locks, it can technically be removed, and users must therefore complete the School LASER safety training</w:t>
      </w:r>
      <w:r>
        <w:t xml:space="preserve"> </w:t>
      </w:r>
      <w:r w:rsidRPr="00FE100D">
        <w:rPr>
          <w:b/>
          <w:bCs/>
        </w:rPr>
        <w:t>BEFORE</w:t>
      </w:r>
      <w:r>
        <w:t xml:space="preserve"> attending the lab</w:t>
      </w:r>
      <w:r w:rsidRPr="00FE100D">
        <w:t>.</w:t>
      </w:r>
    </w:p>
    <w:p w14:paraId="1C2E7FC5" w14:textId="77777777" w:rsidR="00FE100D" w:rsidRPr="00FE100D" w:rsidRDefault="00FE100D" w:rsidP="00FE100D">
      <w:pPr>
        <w:spacing w:after="9" w:line="249" w:lineRule="auto"/>
        <w:ind w:left="-5"/>
      </w:pPr>
    </w:p>
    <w:p w14:paraId="3EE86C4D" w14:textId="7C847575" w:rsidR="00FE100D" w:rsidRPr="00FE100D" w:rsidRDefault="00FE100D" w:rsidP="00FE100D">
      <w:pPr>
        <w:spacing w:after="9" w:line="249" w:lineRule="auto"/>
        <w:ind w:left="-5"/>
      </w:pPr>
      <w:r w:rsidRPr="00FE100D">
        <w:t>The LASERs are not required for standard fluorescence measurements, but if required, they need turned on using a key. Please contact the ACIS instrument technician if you wish to carry out lifetime measurements</w:t>
      </w:r>
      <w:r w:rsidR="00E77D9A">
        <w:t xml:space="preserve"> in future</w:t>
      </w:r>
      <w:r w:rsidRPr="00FE100D">
        <w:t>.</w:t>
      </w:r>
    </w:p>
    <w:p w14:paraId="5A0D1031" w14:textId="77777777" w:rsidR="007B0FF3" w:rsidRPr="007C1E28" w:rsidRDefault="007B0FF3" w:rsidP="007B0FF3">
      <w:pPr>
        <w:spacing w:after="0"/>
        <w:jc w:val="left"/>
      </w:pPr>
      <w:r w:rsidRPr="007C1E28">
        <w:t xml:space="preserve"> </w:t>
      </w:r>
    </w:p>
    <w:p w14:paraId="7ADB2BC4" w14:textId="2324F095" w:rsidR="007B0FF3" w:rsidRPr="007C0746" w:rsidRDefault="007B0FF3" w:rsidP="002C5C75">
      <w:pPr>
        <w:jc w:val="left"/>
        <w:rPr>
          <w:b/>
          <w:bCs/>
          <w:u w:val="single"/>
        </w:rPr>
      </w:pPr>
      <w:r w:rsidRPr="007C0746">
        <w:rPr>
          <w:b/>
          <w:bCs/>
          <w:u w:val="single"/>
        </w:rPr>
        <w:t>Instrument Walk-Through</w:t>
      </w:r>
      <w:r w:rsidR="002C5C75">
        <w:rPr>
          <w:b/>
          <w:bCs/>
          <w:u w:val="single"/>
        </w:rPr>
        <w:t xml:space="preserve"> – Fluorimeter</w:t>
      </w:r>
      <w:r w:rsidRPr="007C0746">
        <w:rPr>
          <w:b/>
          <w:bCs/>
          <w:u w:val="single"/>
        </w:rPr>
        <w:t>:</w:t>
      </w:r>
    </w:p>
    <w:p w14:paraId="452AFF61" w14:textId="77777777" w:rsidR="007B0FF3" w:rsidRPr="00C74A35" w:rsidRDefault="007B0FF3" w:rsidP="007B0FF3">
      <w:pPr>
        <w:spacing w:after="0" w:line="360" w:lineRule="auto"/>
      </w:pPr>
      <w:r>
        <w:t>1</w:t>
      </w:r>
      <w:r w:rsidRPr="00C74A35">
        <w:t xml:space="preserve">. </w:t>
      </w:r>
      <w:r w:rsidRPr="00C74A35">
        <w:rPr>
          <w:b/>
          <w:bCs/>
        </w:rPr>
        <w:t>Instrument Overview:</w:t>
      </w:r>
    </w:p>
    <w:p w14:paraId="1D940BC6" w14:textId="2D767308" w:rsidR="007B0FF3" w:rsidRPr="00C74A35" w:rsidRDefault="007B0FF3" w:rsidP="007B0FF3">
      <w:pPr>
        <w:numPr>
          <w:ilvl w:val="0"/>
          <w:numId w:val="10"/>
        </w:numPr>
        <w:spacing w:after="0" w:line="360" w:lineRule="auto"/>
      </w:pPr>
      <w:r w:rsidRPr="00C74A35">
        <w:t xml:space="preserve">Familiarize users with the components of the </w:t>
      </w:r>
      <w:r w:rsidR="003135AD">
        <w:t>fluorimeter</w:t>
      </w:r>
      <w:r w:rsidRPr="00C74A35">
        <w:t xml:space="preserve">, including the </w:t>
      </w:r>
      <w:r w:rsidR="007651BF">
        <w:t xml:space="preserve">sample chamber, </w:t>
      </w:r>
      <w:r w:rsidR="009E7C6F">
        <w:t>LASER, excitation &amp; emission filters and the software interface</w:t>
      </w:r>
      <w:r w:rsidRPr="00C74A35">
        <w:t>.</w:t>
      </w:r>
    </w:p>
    <w:p w14:paraId="5394751C" w14:textId="4008DDEC" w:rsidR="007B0FF3" w:rsidRPr="00C74A35" w:rsidRDefault="009E7C6F" w:rsidP="007B0FF3">
      <w:pPr>
        <w:numPr>
          <w:ilvl w:val="0"/>
          <w:numId w:val="10"/>
        </w:numPr>
        <w:spacing w:after="0" w:line="360" w:lineRule="auto"/>
      </w:pPr>
      <w:r>
        <w:t xml:space="preserve">Provide an overview of the theory behind fluorescence spectroscopy </w:t>
      </w:r>
      <w:r w:rsidR="00B655F4">
        <w:t>and the types of measurements that can be made.</w:t>
      </w:r>
    </w:p>
    <w:p w14:paraId="015D8646" w14:textId="77777777" w:rsidR="007B0FF3" w:rsidRPr="00C74A35" w:rsidRDefault="007B0FF3" w:rsidP="007B0FF3">
      <w:pPr>
        <w:spacing w:after="0" w:line="360" w:lineRule="auto"/>
      </w:pPr>
      <w:r>
        <w:t>2</w:t>
      </w:r>
      <w:r w:rsidRPr="00C74A35">
        <w:t xml:space="preserve">. </w:t>
      </w:r>
      <w:r w:rsidRPr="00C74A35">
        <w:rPr>
          <w:b/>
          <w:bCs/>
        </w:rPr>
        <w:t>Safety Precautions:</w:t>
      </w:r>
    </w:p>
    <w:p w14:paraId="7BF4C966" w14:textId="11B815DD" w:rsidR="007B0FF3" w:rsidRPr="00C74A35" w:rsidRDefault="007B0FF3" w:rsidP="007B0FF3">
      <w:pPr>
        <w:numPr>
          <w:ilvl w:val="0"/>
          <w:numId w:val="11"/>
        </w:numPr>
        <w:spacing w:after="0" w:line="360" w:lineRule="auto"/>
      </w:pPr>
      <w:r w:rsidRPr="00C74A35">
        <w:t>Emphasi</w:t>
      </w:r>
      <w:r w:rsidR="00E32D41">
        <w:t>s</w:t>
      </w:r>
      <w:r w:rsidRPr="00C74A35">
        <w:t>e safety measures, including proper handling of solvents and chemicals.</w:t>
      </w:r>
    </w:p>
    <w:p w14:paraId="78DF4111" w14:textId="77777777" w:rsidR="007B0FF3" w:rsidRDefault="007B0FF3" w:rsidP="007B0FF3">
      <w:pPr>
        <w:numPr>
          <w:ilvl w:val="0"/>
          <w:numId w:val="11"/>
        </w:numPr>
        <w:spacing w:after="0" w:line="360" w:lineRule="auto"/>
      </w:pPr>
      <w:r w:rsidRPr="00C74A35">
        <w:t>Provide guidelines for using personal protective equipment, such as lab coats and safety glasses.</w:t>
      </w:r>
    </w:p>
    <w:p w14:paraId="5CA6A915" w14:textId="28FC9B06" w:rsidR="00E77D9A" w:rsidRPr="00C74A35" w:rsidRDefault="00E77D9A" w:rsidP="007B0FF3">
      <w:pPr>
        <w:numPr>
          <w:ilvl w:val="0"/>
          <w:numId w:val="11"/>
        </w:numPr>
        <w:spacing w:after="0" w:line="360" w:lineRule="auto"/>
      </w:pPr>
      <w:r>
        <w:t>Confirm all users have completed the necessary LASER safety training.</w:t>
      </w:r>
    </w:p>
    <w:p w14:paraId="36011174" w14:textId="77777777" w:rsidR="008F659C" w:rsidRPr="00C74A35" w:rsidRDefault="008F659C" w:rsidP="008F659C">
      <w:pPr>
        <w:spacing w:after="0" w:line="360" w:lineRule="auto"/>
      </w:pPr>
      <w:r>
        <w:t>3</w:t>
      </w:r>
      <w:r w:rsidRPr="00C74A35">
        <w:t xml:space="preserve">. </w:t>
      </w:r>
      <w:r w:rsidRPr="00C74A35">
        <w:rPr>
          <w:b/>
          <w:bCs/>
        </w:rPr>
        <w:t xml:space="preserve">Powering </w:t>
      </w:r>
      <w:proofErr w:type="gramStart"/>
      <w:r w:rsidRPr="00C74A35">
        <w:rPr>
          <w:b/>
          <w:bCs/>
        </w:rPr>
        <w:t>On</w:t>
      </w:r>
      <w:proofErr w:type="gramEnd"/>
      <w:r w:rsidRPr="00C74A35">
        <w:rPr>
          <w:b/>
          <w:bCs/>
        </w:rPr>
        <w:t xml:space="preserve"> and System Check:</w:t>
      </w:r>
    </w:p>
    <w:p w14:paraId="620755CC" w14:textId="0E196CA6" w:rsidR="008F659C" w:rsidRPr="00C74A35" w:rsidRDefault="008F659C" w:rsidP="008F659C">
      <w:pPr>
        <w:numPr>
          <w:ilvl w:val="0"/>
          <w:numId w:val="12"/>
        </w:numPr>
        <w:spacing w:after="0" w:line="360" w:lineRule="auto"/>
      </w:pPr>
      <w:r w:rsidRPr="00C74A35">
        <w:t xml:space="preserve">Demonstrate the proper </w:t>
      </w:r>
      <w:r>
        <w:t>sequence for turning on the instrument and time required to make sure the lamp and LASER are operating correctly</w:t>
      </w:r>
      <w:r w:rsidRPr="00C74A35">
        <w:t>.</w:t>
      </w:r>
    </w:p>
    <w:p w14:paraId="3A0264F0" w14:textId="77777777" w:rsidR="008F659C" w:rsidRPr="00C74A35" w:rsidRDefault="008F659C" w:rsidP="008F659C">
      <w:pPr>
        <w:spacing w:after="0" w:line="360" w:lineRule="auto"/>
      </w:pPr>
      <w:r>
        <w:t>4</w:t>
      </w:r>
      <w:r w:rsidRPr="00C74A35">
        <w:t xml:space="preserve">. </w:t>
      </w:r>
      <w:r w:rsidRPr="00C74A35">
        <w:rPr>
          <w:b/>
          <w:bCs/>
        </w:rPr>
        <w:t>Sample Preparation:</w:t>
      </w:r>
    </w:p>
    <w:p w14:paraId="08E72C99" w14:textId="49E5B3CF" w:rsidR="008F659C" w:rsidRDefault="008F659C" w:rsidP="008F659C">
      <w:pPr>
        <w:numPr>
          <w:ilvl w:val="0"/>
          <w:numId w:val="13"/>
        </w:numPr>
        <w:spacing w:after="0" w:line="360" w:lineRule="auto"/>
      </w:pPr>
      <w:r w:rsidRPr="00C74A35">
        <w:t xml:space="preserve">Provide guidelines on choosing the appropriate solvents </w:t>
      </w:r>
      <w:r>
        <w:t xml:space="preserve">sample concentrations. The optical window of each solvent should be considered and absorbances kept below </w:t>
      </w:r>
      <w:r w:rsidR="005A082E">
        <w:t>0.</w:t>
      </w:r>
      <w:r>
        <w:t>1</w:t>
      </w:r>
      <w:r w:rsidR="005A082E">
        <w:t> A</w:t>
      </w:r>
      <w:r w:rsidR="00570794">
        <w:t xml:space="preserve"> to avoid inner filter effects</w:t>
      </w:r>
      <w:r>
        <w:t>.</w:t>
      </w:r>
    </w:p>
    <w:p w14:paraId="27A6A228" w14:textId="77777777" w:rsidR="008F659C" w:rsidRDefault="008F659C" w:rsidP="008F659C">
      <w:pPr>
        <w:numPr>
          <w:ilvl w:val="0"/>
          <w:numId w:val="13"/>
        </w:numPr>
        <w:spacing w:after="0" w:line="360" w:lineRule="auto"/>
      </w:pPr>
      <w:r>
        <w:t>Provide guidance on how to syringe filter samples to prevent any interference in the spectra</w:t>
      </w:r>
      <w:r w:rsidRPr="00C74A35">
        <w:t>.</w:t>
      </w:r>
      <w:r>
        <w:t xml:space="preserve"> </w:t>
      </w:r>
    </w:p>
    <w:p w14:paraId="3EA79154" w14:textId="54AE4E1A" w:rsidR="008F659C" w:rsidRPr="00C74A35" w:rsidRDefault="008F659C" w:rsidP="008F659C">
      <w:pPr>
        <w:numPr>
          <w:ilvl w:val="0"/>
          <w:numId w:val="13"/>
        </w:numPr>
        <w:spacing w:after="0" w:line="360" w:lineRule="auto"/>
      </w:pPr>
      <w:r>
        <w:t>Provide guidance on correct cleaning procedures for the cuvettes. Rinse with a suitable solvent and dry with a lint free cloth. Clean thoroughly between samples and start with the lowest concentration is running calibration curves.</w:t>
      </w:r>
      <w:r w:rsidR="00570794">
        <w:t xml:space="preserve"> Take care to handle cuvettes with gloves and hold them via the edges rather than faces where possible.</w:t>
      </w:r>
    </w:p>
    <w:p w14:paraId="3D7F1137" w14:textId="77777777" w:rsidR="008F659C" w:rsidRPr="00C74A35" w:rsidRDefault="008F659C" w:rsidP="008F659C">
      <w:pPr>
        <w:spacing w:after="0" w:line="360" w:lineRule="auto"/>
      </w:pPr>
      <w:r>
        <w:t>5</w:t>
      </w:r>
      <w:r w:rsidRPr="00C74A35">
        <w:t xml:space="preserve">. </w:t>
      </w:r>
      <w:r>
        <w:rPr>
          <w:b/>
          <w:bCs/>
        </w:rPr>
        <w:t>Data Acquisition</w:t>
      </w:r>
      <w:r w:rsidRPr="00C74A35">
        <w:rPr>
          <w:b/>
          <w:bCs/>
        </w:rPr>
        <w:t>:</w:t>
      </w:r>
    </w:p>
    <w:p w14:paraId="4EC452AE" w14:textId="77777777" w:rsidR="008F659C" w:rsidRDefault="008F659C" w:rsidP="008F659C">
      <w:pPr>
        <w:pStyle w:val="ListParagraph"/>
        <w:numPr>
          <w:ilvl w:val="0"/>
          <w:numId w:val="21"/>
        </w:numPr>
        <w:spacing w:after="0" w:line="360" w:lineRule="auto"/>
      </w:pPr>
      <w:r>
        <w:lastRenderedPageBreak/>
        <w:t>Instruct users on how to load samples into the holder and acquire blank spectra.</w:t>
      </w:r>
    </w:p>
    <w:p w14:paraId="5CA4C609" w14:textId="3DF70B65" w:rsidR="008F659C" w:rsidRDefault="008F659C" w:rsidP="008F659C">
      <w:pPr>
        <w:pStyle w:val="ListParagraph"/>
        <w:numPr>
          <w:ilvl w:val="0"/>
          <w:numId w:val="21"/>
        </w:numPr>
        <w:spacing w:after="0" w:line="360" w:lineRule="auto"/>
      </w:pPr>
      <w:r>
        <w:t>Instruct users on how to set up and select an appropriate method including spectral width, slit widths, lam</w:t>
      </w:r>
      <w:r w:rsidR="00570794">
        <w:t>p</w:t>
      </w:r>
      <w:r>
        <w:t xml:space="preserve"> switch over, number of data points, scan rate and any repetitions.</w:t>
      </w:r>
    </w:p>
    <w:p w14:paraId="24E9D551" w14:textId="19B2C33B" w:rsidR="00E35BDB" w:rsidRDefault="00E35BDB" w:rsidP="008F659C">
      <w:pPr>
        <w:pStyle w:val="ListParagraph"/>
        <w:numPr>
          <w:ilvl w:val="0"/>
          <w:numId w:val="21"/>
        </w:numPr>
        <w:spacing w:after="0" w:line="360" w:lineRule="auto"/>
      </w:pPr>
      <w:r>
        <w:t>Explain the difference between excitation and emission spectra</w:t>
      </w:r>
      <w:r w:rsidR="00F00A73">
        <w:t>.</w:t>
      </w:r>
    </w:p>
    <w:p w14:paraId="37745785" w14:textId="076DF07B" w:rsidR="00E35BDB" w:rsidRPr="00C74A35" w:rsidRDefault="0086579C" w:rsidP="00E35BDB">
      <w:pPr>
        <w:pStyle w:val="ListParagraph"/>
        <w:numPr>
          <w:ilvl w:val="0"/>
          <w:numId w:val="21"/>
        </w:numPr>
        <w:spacing w:after="0" w:line="360" w:lineRule="auto"/>
      </w:pPr>
      <w:r>
        <w:t>Discuss the use of excitation/emission filters and why they may be needed.</w:t>
      </w:r>
    </w:p>
    <w:p w14:paraId="384E2588" w14:textId="77777777" w:rsidR="008F659C" w:rsidRPr="00C74A35" w:rsidRDefault="008F659C" w:rsidP="008F659C">
      <w:pPr>
        <w:spacing w:after="0" w:line="360" w:lineRule="auto"/>
      </w:pPr>
      <w:r>
        <w:t>6</w:t>
      </w:r>
      <w:r w:rsidRPr="00C74A35">
        <w:t xml:space="preserve">. </w:t>
      </w:r>
      <w:r w:rsidRPr="00C74A35">
        <w:rPr>
          <w:b/>
          <w:bCs/>
        </w:rPr>
        <w:t>Data Analysis:</w:t>
      </w:r>
    </w:p>
    <w:p w14:paraId="5D7984EC" w14:textId="77777777" w:rsidR="00D45EE2" w:rsidRDefault="008F659C" w:rsidP="008F659C">
      <w:pPr>
        <w:pStyle w:val="ListParagraph"/>
        <w:numPr>
          <w:ilvl w:val="0"/>
          <w:numId w:val="21"/>
        </w:numPr>
        <w:spacing w:after="0" w:line="360" w:lineRule="auto"/>
      </w:pPr>
      <w:r w:rsidRPr="00C74A35">
        <w:t xml:space="preserve">Demonstrate how to interpret </w:t>
      </w:r>
      <w:r>
        <w:t xml:space="preserve">the spectra </w:t>
      </w:r>
      <w:r w:rsidRPr="00C65462">
        <w:t>including</w:t>
      </w:r>
      <w:r w:rsidR="00E35BDB">
        <w:t xml:space="preserve"> </w:t>
      </w:r>
      <w:r w:rsidR="00F00A73">
        <w:t xml:space="preserve">peak </w:t>
      </w:r>
      <w:r w:rsidR="00E35BDB">
        <w:t>maxim</w:t>
      </w:r>
      <w:r w:rsidR="00F00A73">
        <w:t xml:space="preserve">a and </w:t>
      </w:r>
      <w:r w:rsidR="00D45EE2">
        <w:t>total area.</w:t>
      </w:r>
    </w:p>
    <w:p w14:paraId="29029937" w14:textId="40D1D121" w:rsidR="008F659C" w:rsidRDefault="00D45EE2" w:rsidP="008F659C">
      <w:pPr>
        <w:pStyle w:val="ListParagraph"/>
        <w:numPr>
          <w:ilvl w:val="0"/>
          <w:numId w:val="21"/>
        </w:numPr>
        <w:spacing w:after="0" w:line="360" w:lineRule="auto"/>
      </w:pPr>
      <w:r>
        <w:t>Discuss the presence of additional peaks including Raman</w:t>
      </w:r>
      <w:r w:rsidR="00E47339">
        <w:t>/Rayleigh</w:t>
      </w:r>
      <w:r>
        <w:t xml:space="preserve"> bands and </w:t>
      </w:r>
      <w:r w:rsidR="00BE4106">
        <w:t xml:space="preserve">second order diffraction. </w:t>
      </w:r>
      <w:r w:rsidR="00E35BDB">
        <w:t xml:space="preserve"> </w:t>
      </w:r>
    </w:p>
    <w:p w14:paraId="63BC9F68" w14:textId="77777777" w:rsidR="008F659C" w:rsidRPr="00C74A35" w:rsidRDefault="008F659C" w:rsidP="008F659C">
      <w:pPr>
        <w:pStyle w:val="ListParagraph"/>
        <w:numPr>
          <w:ilvl w:val="0"/>
          <w:numId w:val="21"/>
        </w:numPr>
        <w:spacing w:after="0" w:line="360" w:lineRule="auto"/>
      </w:pPr>
      <w:r>
        <w:t>Explain how to export the data in multiple file formats.</w:t>
      </w:r>
      <w:r w:rsidRPr="00C65462">
        <w:t xml:space="preserve"> </w:t>
      </w:r>
      <w:r w:rsidRPr="00C74A35">
        <w:t xml:space="preserve"> </w:t>
      </w:r>
    </w:p>
    <w:p w14:paraId="563C3D1C" w14:textId="77777777" w:rsidR="008F659C" w:rsidRPr="00C74A35" w:rsidRDefault="008F659C" w:rsidP="008F659C">
      <w:pPr>
        <w:spacing w:after="0" w:line="360" w:lineRule="auto"/>
      </w:pPr>
      <w:r>
        <w:t>7</w:t>
      </w:r>
      <w:r w:rsidRPr="00C74A35">
        <w:t xml:space="preserve">. </w:t>
      </w:r>
      <w:r w:rsidRPr="00C74A35">
        <w:rPr>
          <w:b/>
          <w:bCs/>
        </w:rPr>
        <w:t>Shutdown Procedure:</w:t>
      </w:r>
    </w:p>
    <w:p w14:paraId="60013D54" w14:textId="77777777" w:rsidR="008F659C" w:rsidRDefault="008F659C" w:rsidP="008F659C">
      <w:pPr>
        <w:pStyle w:val="ListParagraph"/>
        <w:numPr>
          <w:ilvl w:val="0"/>
          <w:numId w:val="22"/>
        </w:numPr>
        <w:spacing w:after="0" w:line="360" w:lineRule="auto"/>
      </w:pPr>
      <w:r w:rsidRPr="00C74A35">
        <w:t xml:space="preserve">Emphasize the importance of </w:t>
      </w:r>
      <w:r>
        <w:t>leaving the work area clean and tidy.</w:t>
      </w:r>
    </w:p>
    <w:p w14:paraId="2A9A9768" w14:textId="5B6D004C" w:rsidR="008F659C" w:rsidRPr="00C74A35" w:rsidRDefault="008F659C" w:rsidP="008F659C">
      <w:pPr>
        <w:pStyle w:val="ListParagraph"/>
        <w:numPr>
          <w:ilvl w:val="0"/>
          <w:numId w:val="22"/>
        </w:numPr>
        <w:spacing w:after="0" w:line="360" w:lineRule="auto"/>
      </w:pPr>
      <w:r>
        <w:t xml:space="preserve">Remind users to turn off the </w:t>
      </w:r>
      <w:r w:rsidR="00E47339">
        <w:t>LASER if in use and return the keys t</w:t>
      </w:r>
      <w:r w:rsidR="000316A4">
        <w:t>o the ACIS instrument technician.</w:t>
      </w:r>
    </w:p>
    <w:p w14:paraId="07AF4D19" w14:textId="77777777" w:rsidR="008F659C" w:rsidRPr="00C74A35" w:rsidRDefault="008F659C" w:rsidP="008F659C">
      <w:pPr>
        <w:spacing w:after="0" w:line="360" w:lineRule="auto"/>
      </w:pPr>
      <w:r>
        <w:t>8</w:t>
      </w:r>
      <w:r w:rsidRPr="00C74A35">
        <w:t xml:space="preserve">. </w:t>
      </w:r>
      <w:r w:rsidRPr="00C74A35">
        <w:rPr>
          <w:b/>
          <w:bCs/>
        </w:rPr>
        <w:t>Maintenance and Troubleshooting:</w:t>
      </w:r>
    </w:p>
    <w:p w14:paraId="6B2D632A" w14:textId="122F5302" w:rsidR="008F659C" w:rsidRPr="00C74A35" w:rsidRDefault="008F659C" w:rsidP="008F659C">
      <w:pPr>
        <w:pStyle w:val="ListParagraph"/>
        <w:numPr>
          <w:ilvl w:val="0"/>
          <w:numId w:val="23"/>
        </w:numPr>
        <w:spacing w:after="0" w:line="360" w:lineRule="auto"/>
      </w:pPr>
      <w:r w:rsidRPr="00C74A35">
        <w:t xml:space="preserve">Offer guidance on common troubleshooting issues and when to contact </w:t>
      </w:r>
      <w:r>
        <w:t>the ACIS Instrument Technician</w:t>
      </w:r>
      <w:r w:rsidRPr="00C74A35">
        <w:t>.</w:t>
      </w:r>
      <w:r>
        <w:t xml:space="preserve"> Common issues include non-zero baselines or excessive noise or interference due to dirty or contaminated samples.</w:t>
      </w:r>
      <w:r w:rsidR="000316A4">
        <w:t xml:space="preserve"> Significant non-linearity of </w:t>
      </w:r>
      <w:r w:rsidR="00D267AD">
        <w:t>emission intensity may also be observed for concentrated samples due to inner filter effects.</w:t>
      </w:r>
      <w:r>
        <w:t xml:space="preserve"> </w:t>
      </w:r>
    </w:p>
    <w:p w14:paraId="47422D1B" w14:textId="77777777" w:rsidR="008F659C" w:rsidRPr="00C74A35" w:rsidRDefault="008F659C" w:rsidP="008F659C">
      <w:pPr>
        <w:spacing w:after="0" w:line="360" w:lineRule="auto"/>
      </w:pPr>
      <w:r>
        <w:t>9</w:t>
      </w:r>
      <w:r w:rsidRPr="00C74A35">
        <w:t xml:space="preserve">. </w:t>
      </w:r>
      <w:r w:rsidRPr="00C74A35">
        <w:rPr>
          <w:b/>
          <w:bCs/>
        </w:rPr>
        <w:t>Documentation:</w:t>
      </w:r>
    </w:p>
    <w:p w14:paraId="50C93F8C" w14:textId="46D08920" w:rsidR="008F659C" w:rsidRPr="00C74A35" w:rsidRDefault="008F659C" w:rsidP="008F659C">
      <w:pPr>
        <w:pStyle w:val="ListParagraph"/>
        <w:numPr>
          <w:ilvl w:val="0"/>
          <w:numId w:val="23"/>
        </w:numPr>
        <w:spacing w:after="0" w:line="360" w:lineRule="auto"/>
      </w:pPr>
      <w:r w:rsidRPr="00C74A35">
        <w:t xml:space="preserve">Stress the importance of maintaining a detailed log of </w:t>
      </w:r>
      <w:r>
        <w:t xml:space="preserve">all </w:t>
      </w:r>
      <w:r w:rsidR="00D267AD">
        <w:t>fluore</w:t>
      </w:r>
      <w:r w:rsidR="00B34CEC">
        <w:t>s</w:t>
      </w:r>
      <w:r w:rsidR="00D267AD">
        <w:t>cence</w:t>
      </w:r>
      <w:r>
        <w:t xml:space="preserve"> spectra</w:t>
      </w:r>
      <w:r w:rsidRPr="00C74A35">
        <w:t xml:space="preserve">, including method parameters, sample details, and obtained </w:t>
      </w:r>
      <w:r>
        <w:t>spectra</w:t>
      </w:r>
      <w:r w:rsidRPr="00C74A35">
        <w:t xml:space="preserve">. </w:t>
      </w:r>
      <w:r>
        <w:t>These details should all be recorded in lab notebooks and any data copied over to personal devices via a USB memory stick.</w:t>
      </w:r>
    </w:p>
    <w:p w14:paraId="55C2DF98" w14:textId="77777777" w:rsidR="002C5C75" w:rsidRDefault="002C5C75" w:rsidP="002C5C75">
      <w:pPr>
        <w:spacing w:after="0" w:line="360" w:lineRule="auto"/>
      </w:pPr>
    </w:p>
    <w:p w14:paraId="756D243E" w14:textId="3F2A8B42" w:rsidR="002C5C75" w:rsidRPr="007C0746" w:rsidRDefault="002C5C75" w:rsidP="002C5C75">
      <w:pPr>
        <w:jc w:val="left"/>
        <w:rPr>
          <w:b/>
          <w:bCs/>
          <w:u w:val="single"/>
        </w:rPr>
      </w:pPr>
      <w:r w:rsidRPr="007C0746">
        <w:rPr>
          <w:b/>
          <w:bCs/>
          <w:u w:val="single"/>
        </w:rPr>
        <w:t>Instrument Walk-Through</w:t>
      </w:r>
      <w:r>
        <w:rPr>
          <w:b/>
          <w:bCs/>
          <w:u w:val="single"/>
        </w:rPr>
        <w:t xml:space="preserve"> – CD Spectrometer</w:t>
      </w:r>
      <w:r w:rsidRPr="007C0746">
        <w:rPr>
          <w:b/>
          <w:bCs/>
          <w:u w:val="single"/>
        </w:rPr>
        <w:t>:</w:t>
      </w:r>
    </w:p>
    <w:p w14:paraId="77145F19" w14:textId="77777777" w:rsidR="002C5C75" w:rsidRPr="00C74A35" w:rsidRDefault="002C5C75" w:rsidP="002C5C75">
      <w:pPr>
        <w:spacing w:after="0" w:line="360" w:lineRule="auto"/>
      </w:pPr>
      <w:r>
        <w:t>1</w:t>
      </w:r>
      <w:r w:rsidRPr="00C74A35">
        <w:t xml:space="preserve">. </w:t>
      </w:r>
      <w:r w:rsidRPr="00C74A35">
        <w:rPr>
          <w:b/>
          <w:bCs/>
        </w:rPr>
        <w:t>Instrument Overview:</w:t>
      </w:r>
    </w:p>
    <w:p w14:paraId="42D34B58" w14:textId="4172245F" w:rsidR="00976B1C" w:rsidRPr="00976B1C" w:rsidRDefault="00F6094C" w:rsidP="00F6094C">
      <w:pPr>
        <w:numPr>
          <w:ilvl w:val="0"/>
          <w:numId w:val="25"/>
        </w:numPr>
        <w:spacing w:after="0" w:line="360" w:lineRule="auto"/>
      </w:pPr>
      <w:r>
        <w:t>Provide a</w:t>
      </w:r>
      <w:r w:rsidR="00976B1C" w:rsidRPr="00976B1C">
        <w:t>n overview of the principles of CD spectroscopy</w:t>
      </w:r>
      <w:r>
        <w:t xml:space="preserve"> including t</w:t>
      </w:r>
      <w:r w:rsidR="00976B1C" w:rsidRPr="00976B1C">
        <w:t>he basics of circularly polarized light and how it interacts with chiral molecules.</w:t>
      </w:r>
    </w:p>
    <w:p w14:paraId="3EFE4E6E" w14:textId="77777777" w:rsidR="00976B1C" w:rsidRDefault="00976B1C" w:rsidP="00976B1C">
      <w:pPr>
        <w:numPr>
          <w:ilvl w:val="0"/>
          <w:numId w:val="25"/>
        </w:numPr>
        <w:spacing w:after="0" w:line="360" w:lineRule="auto"/>
      </w:pPr>
      <w:r w:rsidRPr="00976B1C">
        <w:t>A discussion on the applications of CD spectroscopy in studying biomolecules.</w:t>
      </w:r>
    </w:p>
    <w:p w14:paraId="105EA953" w14:textId="6F7149B8" w:rsidR="00F47AB0" w:rsidRPr="00976B1C" w:rsidRDefault="00F47AB0" w:rsidP="00976B1C">
      <w:pPr>
        <w:numPr>
          <w:ilvl w:val="0"/>
          <w:numId w:val="25"/>
        </w:numPr>
        <w:spacing w:after="0" w:line="360" w:lineRule="auto"/>
      </w:pPr>
      <w:r>
        <w:t>Introduce</w:t>
      </w:r>
      <w:r w:rsidRPr="007A79C4">
        <w:t xml:space="preserve"> the components of the CD spectrometer, including the light source, sample compartment, monochromators, and detectors</w:t>
      </w:r>
      <w:r>
        <w:t>.</w:t>
      </w:r>
    </w:p>
    <w:p w14:paraId="6F62D61D" w14:textId="77777777" w:rsidR="002C5C75" w:rsidRPr="00C74A35" w:rsidRDefault="002C5C75" w:rsidP="002C5C75">
      <w:pPr>
        <w:spacing w:after="0" w:line="360" w:lineRule="auto"/>
      </w:pPr>
      <w:r>
        <w:t>2</w:t>
      </w:r>
      <w:r w:rsidRPr="00C74A35">
        <w:t xml:space="preserve">. </w:t>
      </w:r>
      <w:r w:rsidRPr="00C74A35">
        <w:rPr>
          <w:b/>
          <w:bCs/>
        </w:rPr>
        <w:t>Safety Precautions:</w:t>
      </w:r>
    </w:p>
    <w:p w14:paraId="3DBD1949" w14:textId="056B2671" w:rsidR="002C5C75" w:rsidRPr="00C74A35" w:rsidRDefault="002C5C75" w:rsidP="002C5C75">
      <w:pPr>
        <w:numPr>
          <w:ilvl w:val="0"/>
          <w:numId w:val="11"/>
        </w:numPr>
        <w:spacing w:after="0" w:line="360" w:lineRule="auto"/>
      </w:pPr>
      <w:r w:rsidRPr="00C74A35">
        <w:lastRenderedPageBreak/>
        <w:t>Emphasi</w:t>
      </w:r>
      <w:r w:rsidR="00E32D41">
        <w:t>s</w:t>
      </w:r>
      <w:r w:rsidRPr="00C74A35">
        <w:t>e safety measures, including proper handling of solvents and chemicals.</w:t>
      </w:r>
    </w:p>
    <w:p w14:paraId="1A7FDE03" w14:textId="77777777" w:rsidR="002C5C75" w:rsidRDefault="002C5C75" w:rsidP="002C5C75">
      <w:pPr>
        <w:numPr>
          <w:ilvl w:val="0"/>
          <w:numId w:val="11"/>
        </w:numPr>
        <w:spacing w:after="0" w:line="360" w:lineRule="auto"/>
      </w:pPr>
      <w:r w:rsidRPr="00C74A35">
        <w:t>Provide guidelines for using personal protective equipment, such as lab coats and safety glasses.</w:t>
      </w:r>
    </w:p>
    <w:p w14:paraId="3674E06C" w14:textId="77777777" w:rsidR="002C5C75" w:rsidRPr="00C74A35" w:rsidRDefault="002C5C75" w:rsidP="002C5C75">
      <w:pPr>
        <w:spacing w:after="0" w:line="360" w:lineRule="auto"/>
      </w:pPr>
      <w:r>
        <w:t>3</w:t>
      </w:r>
      <w:r w:rsidRPr="00C74A35">
        <w:t xml:space="preserve">. </w:t>
      </w:r>
      <w:r w:rsidRPr="00C74A35">
        <w:rPr>
          <w:b/>
          <w:bCs/>
        </w:rPr>
        <w:t xml:space="preserve">Powering </w:t>
      </w:r>
      <w:proofErr w:type="gramStart"/>
      <w:r w:rsidRPr="00C74A35">
        <w:rPr>
          <w:b/>
          <w:bCs/>
        </w:rPr>
        <w:t>On</w:t>
      </w:r>
      <w:proofErr w:type="gramEnd"/>
      <w:r w:rsidRPr="00C74A35">
        <w:rPr>
          <w:b/>
          <w:bCs/>
        </w:rPr>
        <w:t xml:space="preserve"> and System Check:</w:t>
      </w:r>
    </w:p>
    <w:p w14:paraId="3CD26614" w14:textId="5533D95E" w:rsidR="002C5C75" w:rsidRPr="00C74A35" w:rsidRDefault="002C5C75" w:rsidP="002C5C75">
      <w:pPr>
        <w:numPr>
          <w:ilvl w:val="0"/>
          <w:numId w:val="12"/>
        </w:numPr>
        <w:spacing w:after="0" w:line="360" w:lineRule="auto"/>
      </w:pPr>
      <w:r w:rsidRPr="00C74A35">
        <w:t xml:space="preserve">Demonstrate the proper </w:t>
      </w:r>
      <w:r w:rsidR="00330769">
        <w:t>sequence for turning on the instrument and time required to make sure the lam</w:t>
      </w:r>
      <w:r w:rsidR="00581BD0">
        <w:t>p is operating correctly</w:t>
      </w:r>
      <w:r w:rsidRPr="00C74A35">
        <w:t>.</w:t>
      </w:r>
    </w:p>
    <w:p w14:paraId="35AB4411" w14:textId="2D6DA514" w:rsidR="00330769" w:rsidRPr="00C74A35" w:rsidRDefault="00330769" w:rsidP="00330769">
      <w:pPr>
        <w:numPr>
          <w:ilvl w:val="0"/>
          <w:numId w:val="12"/>
        </w:numPr>
        <w:spacing w:after="0" w:line="360" w:lineRule="auto"/>
      </w:pPr>
      <w:r>
        <w:t>Explain how and why a constant flow of N</w:t>
      </w:r>
      <w:r>
        <w:rPr>
          <w:vertAlign w:val="subscript"/>
        </w:rPr>
        <w:t>2</w:t>
      </w:r>
      <w:r>
        <w:t xml:space="preserve"> gas must be maintained when the instrument lamp is on </w:t>
      </w:r>
      <w:r w:rsidR="00581BD0">
        <w:t>to</w:t>
      </w:r>
      <w:r>
        <w:t xml:space="preserve"> prevent the </w:t>
      </w:r>
      <w:r w:rsidR="00581BD0">
        <w:t>build-up</w:t>
      </w:r>
      <w:r>
        <w:t xml:space="preserve"> of ozone.</w:t>
      </w:r>
    </w:p>
    <w:p w14:paraId="631C98EF" w14:textId="77777777" w:rsidR="002C5C75" w:rsidRPr="00C74A35" w:rsidRDefault="002C5C75" w:rsidP="002C5C75">
      <w:pPr>
        <w:spacing w:after="0" w:line="360" w:lineRule="auto"/>
      </w:pPr>
      <w:r>
        <w:t>4</w:t>
      </w:r>
      <w:r w:rsidRPr="00C74A35">
        <w:t xml:space="preserve">. </w:t>
      </w:r>
      <w:r w:rsidRPr="00C74A35">
        <w:rPr>
          <w:b/>
          <w:bCs/>
        </w:rPr>
        <w:t>Sample Preparation:</w:t>
      </w:r>
    </w:p>
    <w:p w14:paraId="5B23F565" w14:textId="7534B8D6" w:rsidR="002C5C75" w:rsidRDefault="002C5C75" w:rsidP="002C5C75">
      <w:pPr>
        <w:numPr>
          <w:ilvl w:val="0"/>
          <w:numId w:val="13"/>
        </w:numPr>
        <w:spacing w:after="0" w:line="360" w:lineRule="auto"/>
      </w:pPr>
      <w:r w:rsidRPr="00C74A35">
        <w:t xml:space="preserve">Provide guidelines on choosing the appropriate solvents </w:t>
      </w:r>
      <w:r w:rsidR="00AE73F8">
        <w:t>sample concentrations. The optical window of each solvent should be considered and absorbances kept below 1</w:t>
      </w:r>
      <w:r w:rsidR="005A082E">
        <w:t> A</w:t>
      </w:r>
      <w:r w:rsidR="00AE73F8">
        <w:t>.</w:t>
      </w:r>
    </w:p>
    <w:p w14:paraId="0D8A051A" w14:textId="6B24D2CA" w:rsidR="002C5C75" w:rsidRDefault="002C5C75" w:rsidP="002C5C75">
      <w:pPr>
        <w:numPr>
          <w:ilvl w:val="0"/>
          <w:numId w:val="13"/>
        </w:numPr>
        <w:spacing w:after="0" w:line="360" w:lineRule="auto"/>
      </w:pPr>
      <w:r>
        <w:t xml:space="preserve">Provide guidance on </w:t>
      </w:r>
      <w:r w:rsidR="00824D58">
        <w:t>how to</w:t>
      </w:r>
      <w:r>
        <w:t xml:space="preserve"> syringe filter</w:t>
      </w:r>
      <w:r w:rsidR="00824D58">
        <w:t xml:space="preserve"> samples</w:t>
      </w:r>
      <w:r>
        <w:t xml:space="preserve"> to prevent </w:t>
      </w:r>
      <w:r w:rsidR="00824D58">
        <w:t xml:space="preserve">any </w:t>
      </w:r>
      <w:r w:rsidR="00F74C84">
        <w:t>interference in the spectra</w:t>
      </w:r>
      <w:r w:rsidRPr="00C74A35">
        <w:t>.</w:t>
      </w:r>
      <w:r>
        <w:t xml:space="preserve"> </w:t>
      </w:r>
    </w:p>
    <w:p w14:paraId="02F26F05" w14:textId="7FAEEE49" w:rsidR="002C5C75" w:rsidRPr="00C74A35" w:rsidRDefault="002C5C75" w:rsidP="002C5C75">
      <w:pPr>
        <w:numPr>
          <w:ilvl w:val="0"/>
          <w:numId w:val="13"/>
        </w:numPr>
        <w:spacing w:after="0" w:line="360" w:lineRule="auto"/>
      </w:pPr>
      <w:r>
        <w:t xml:space="preserve">Provide </w:t>
      </w:r>
      <w:r w:rsidR="00ED058D">
        <w:t xml:space="preserve">guidance on correct cleaning procedures for the cuvettes. Rinse with a suitable solvent and dry with a lint free </w:t>
      </w:r>
      <w:r w:rsidR="00CC7B7D">
        <w:t>cloth. Clean thoroughly between samples and start with the lowest concentration is running calibration curves.</w:t>
      </w:r>
    </w:p>
    <w:p w14:paraId="0B8EE6D3" w14:textId="5BB4420C" w:rsidR="002C5C75" w:rsidRPr="00C74A35" w:rsidRDefault="00F74C84" w:rsidP="002C5C75">
      <w:pPr>
        <w:spacing w:after="0" w:line="360" w:lineRule="auto"/>
      </w:pPr>
      <w:r>
        <w:t>5</w:t>
      </w:r>
      <w:r w:rsidR="002C5C75" w:rsidRPr="00C74A35">
        <w:t xml:space="preserve">. </w:t>
      </w:r>
      <w:r>
        <w:rPr>
          <w:b/>
          <w:bCs/>
        </w:rPr>
        <w:t>Data Acquisition</w:t>
      </w:r>
      <w:r w:rsidR="002C5C75" w:rsidRPr="00C74A35">
        <w:rPr>
          <w:b/>
          <w:bCs/>
        </w:rPr>
        <w:t>:</w:t>
      </w:r>
    </w:p>
    <w:p w14:paraId="0439D3E2" w14:textId="6C0B4967" w:rsidR="002C5C75" w:rsidRDefault="002C5C75" w:rsidP="002C5C75">
      <w:pPr>
        <w:pStyle w:val="ListParagraph"/>
        <w:numPr>
          <w:ilvl w:val="0"/>
          <w:numId w:val="21"/>
        </w:numPr>
        <w:spacing w:after="0" w:line="360" w:lineRule="auto"/>
      </w:pPr>
      <w:r>
        <w:t xml:space="preserve">Instruct users on how to </w:t>
      </w:r>
      <w:r w:rsidR="00F74C84">
        <w:t>load</w:t>
      </w:r>
      <w:r>
        <w:t xml:space="preserve"> samples</w:t>
      </w:r>
      <w:r w:rsidR="00CC7B7D">
        <w:t xml:space="preserve"> </w:t>
      </w:r>
      <w:r w:rsidR="00D9401B">
        <w:t>into</w:t>
      </w:r>
      <w:r w:rsidR="00CC7B7D">
        <w:t xml:space="preserve"> the holder</w:t>
      </w:r>
      <w:r w:rsidR="00684CD3">
        <w:t xml:space="preserve"> and acquire blank spectra</w:t>
      </w:r>
      <w:r w:rsidR="00D9401B">
        <w:t>.</w:t>
      </w:r>
    </w:p>
    <w:p w14:paraId="51715E3F" w14:textId="497CF443" w:rsidR="00D9401B" w:rsidRPr="00C74A35" w:rsidRDefault="00D9401B" w:rsidP="002C5C75">
      <w:pPr>
        <w:pStyle w:val="ListParagraph"/>
        <w:numPr>
          <w:ilvl w:val="0"/>
          <w:numId w:val="21"/>
        </w:numPr>
        <w:spacing w:after="0" w:line="360" w:lineRule="auto"/>
      </w:pPr>
      <w:r>
        <w:t xml:space="preserve">Instruct users on how to set up and select an appropriate method including spectral width, slit widths, </w:t>
      </w:r>
      <w:r w:rsidR="0035486B">
        <w:t>lam</w:t>
      </w:r>
      <w:r w:rsidR="00570794">
        <w:t>p</w:t>
      </w:r>
      <w:r w:rsidR="0035486B">
        <w:t xml:space="preserve"> switch over, </w:t>
      </w:r>
      <w:r>
        <w:t>number of data points, scan rate and any repetitions.</w:t>
      </w:r>
    </w:p>
    <w:p w14:paraId="398228CE" w14:textId="7F4E83E2" w:rsidR="002C5C75" w:rsidRPr="00C74A35" w:rsidRDefault="005C3497" w:rsidP="002C5C75">
      <w:pPr>
        <w:spacing w:after="0" w:line="360" w:lineRule="auto"/>
      </w:pPr>
      <w:r>
        <w:t>6</w:t>
      </w:r>
      <w:r w:rsidR="002C5C75" w:rsidRPr="00C74A35">
        <w:t xml:space="preserve">. </w:t>
      </w:r>
      <w:r w:rsidR="002C5C75" w:rsidRPr="00C74A35">
        <w:rPr>
          <w:b/>
          <w:bCs/>
        </w:rPr>
        <w:t>Data Analysis:</w:t>
      </w:r>
    </w:p>
    <w:p w14:paraId="0E5E2B0F" w14:textId="6C765B5C" w:rsidR="002C5C75" w:rsidRDefault="002C5C75" w:rsidP="002C5C75">
      <w:pPr>
        <w:pStyle w:val="ListParagraph"/>
        <w:numPr>
          <w:ilvl w:val="0"/>
          <w:numId w:val="21"/>
        </w:numPr>
        <w:spacing w:after="0" w:line="360" w:lineRule="auto"/>
      </w:pPr>
      <w:r w:rsidRPr="00C74A35">
        <w:t xml:space="preserve">Demonstrate how to interpret </w:t>
      </w:r>
      <w:r w:rsidR="00D9401B">
        <w:t>the spectra</w:t>
      </w:r>
      <w:r>
        <w:t xml:space="preserve"> </w:t>
      </w:r>
      <w:r w:rsidRPr="00C65462">
        <w:t>including</w:t>
      </w:r>
      <w:r w:rsidR="00D9401B">
        <w:t xml:space="preserve"> suitable units</w:t>
      </w:r>
      <w:r w:rsidR="001824AA">
        <w:t xml:space="preserve"> and smoothing functions</w:t>
      </w:r>
      <w:r w:rsidRPr="00C65462">
        <w:t xml:space="preserve">. </w:t>
      </w:r>
    </w:p>
    <w:p w14:paraId="4DA693DF" w14:textId="033128F4" w:rsidR="002C5C75" w:rsidRPr="00C74A35" w:rsidRDefault="002C5C75" w:rsidP="002C5C75">
      <w:pPr>
        <w:pStyle w:val="ListParagraph"/>
        <w:numPr>
          <w:ilvl w:val="0"/>
          <w:numId w:val="21"/>
        </w:numPr>
        <w:spacing w:after="0" w:line="360" w:lineRule="auto"/>
      </w:pPr>
      <w:r>
        <w:t xml:space="preserve">Explain how to </w:t>
      </w:r>
      <w:r w:rsidR="001824AA">
        <w:t xml:space="preserve">export the data </w:t>
      </w:r>
      <w:r w:rsidR="0035486B">
        <w:t>in multiple file formats.</w:t>
      </w:r>
      <w:r w:rsidRPr="00C65462">
        <w:t xml:space="preserve"> </w:t>
      </w:r>
      <w:r w:rsidRPr="00C74A35">
        <w:t xml:space="preserve"> </w:t>
      </w:r>
    </w:p>
    <w:p w14:paraId="0A83BF69" w14:textId="171EB24B" w:rsidR="002C5C75" w:rsidRPr="00C74A35" w:rsidRDefault="005C3497" w:rsidP="002C5C75">
      <w:pPr>
        <w:spacing w:after="0" w:line="360" w:lineRule="auto"/>
      </w:pPr>
      <w:r>
        <w:t>7</w:t>
      </w:r>
      <w:r w:rsidR="002C5C75" w:rsidRPr="00C74A35">
        <w:t xml:space="preserve">. </w:t>
      </w:r>
      <w:r w:rsidR="002C5C75" w:rsidRPr="00C74A35">
        <w:rPr>
          <w:b/>
          <w:bCs/>
        </w:rPr>
        <w:t>Shutdown Procedure:</w:t>
      </w:r>
    </w:p>
    <w:p w14:paraId="4667E250" w14:textId="77777777" w:rsidR="0035486B" w:rsidRDefault="002C5C75" w:rsidP="002C5C75">
      <w:pPr>
        <w:pStyle w:val="ListParagraph"/>
        <w:numPr>
          <w:ilvl w:val="0"/>
          <w:numId w:val="22"/>
        </w:numPr>
        <w:spacing w:after="0" w:line="360" w:lineRule="auto"/>
      </w:pPr>
      <w:r w:rsidRPr="00C74A35">
        <w:t xml:space="preserve">Emphasize the importance of </w:t>
      </w:r>
      <w:r w:rsidR="0035486B">
        <w:t>leaving the work area clean and tidy.</w:t>
      </w:r>
    </w:p>
    <w:p w14:paraId="34866281" w14:textId="4D459796" w:rsidR="002C5C75" w:rsidRPr="00C74A35" w:rsidRDefault="0035486B" w:rsidP="002C5C75">
      <w:pPr>
        <w:pStyle w:val="ListParagraph"/>
        <w:numPr>
          <w:ilvl w:val="0"/>
          <w:numId w:val="22"/>
        </w:numPr>
        <w:spacing w:after="0" w:line="360" w:lineRule="auto"/>
      </w:pPr>
      <w:r>
        <w:t>Remind users to turn off the N</w:t>
      </w:r>
      <w:r>
        <w:rPr>
          <w:vertAlign w:val="subscript"/>
        </w:rPr>
        <w:t>2</w:t>
      </w:r>
      <w:r>
        <w:t xml:space="preserve"> gas supply after shutting down the lamp.</w:t>
      </w:r>
      <w:r w:rsidR="002C5C75" w:rsidRPr="00C74A35">
        <w:t xml:space="preserve"> </w:t>
      </w:r>
    </w:p>
    <w:p w14:paraId="227DABEF" w14:textId="1E88B930" w:rsidR="002C5C75" w:rsidRPr="00C74A35" w:rsidRDefault="005C3497" w:rsidP="002C5C75">
      <w:pPr>
        <w:spacing w:after="0" w:line="360" w:lineRule="auto"/>
      </w:pPr>
      <w:r>
        <w:t>8</w:t>
      </w:r>
      <w:r w:rsidR="002C5C75" w:rsidRPr="00C74A35">
        <w:t xml:space="preserve">. </w:t>
      </w:r>
      <w:r w:rsidR="002C5C75" w:rsidRPr="00C74A35">
        <w:rPr>
          <w:b/>
          <w:bCs/>
        </w:rPr>
        <w:t>Maintenance and Troubleshooting:</w:t>
      </w:r>
    </w:p>
    <w:p w14:paraId="4A39A4B9" w14:textId="2D552E02" w:rsidR="002C5C75" w:rsidRPr="00C74A35" w:rsidRDefault="002C5C75" w:rsidP="002C5C75">
      <w:pPr>
        <w:pStyle w:val="ListParagraph"/>
        <w:numPr>
          <w:ilvl w:val="0"/>
          <w:numId w:val="23"/>
        </w:numPr>
        <w:spacing w:after="0" w:line="360" w:lineRule="auto"/>
      </w:pPr>
      <w:r w:rsidRPr="00C74A35">
        <w:t xml:space="preserve">Offer guidance on common troubleshooting issues and when to contact </w:t>
      </w:r>
      <w:r>
        <w:t>the ACIS Instrument Technician</w:t>
      </w:r>
      <w:r w:rsidRPr="00C74A35">
        <w:t>.</w:t>
      </w:r>
      <w:r>
        <w:t xml:space="preserve"> Common issues include</w:t>
      </w:r>
      <w:r w:rsidR="00684CD3">
        <w:t xml:space="preserve"> non</w:t>
      </w:r>
      <w:r w:rsidR="005C3497">
        <w:t>-zero baselines or excessive noise or interference due to dirty or contaminated samples.</w:t>
      </w:r>
      <w:r w:rsidR="0035486B">
        <w:t xml:space="preserve"> </w:t>
      </w:r>
    </w:p>
    <w:p w14:paraId="20713031" w14:textId="5715ED55" w:rsidR="002C5C75" w:rsidRPr="00C74A35" w:rsidRDefault="005C3497" w:rsidP="002C5C75">
      <w:pPr>
        <w:spacing w:after="0" w:line="360" w:lineRule="auto"/>
      </w:pPr>
      <w:r>
        <w:t>9</w:t>
      </w:r>
      <w:r w:rsidR="002C5C75" w:rsidRPr="00C74A35">
        <w:t xml:space="preserve">. </w:t>
      </w:r>
      <w:r w:rsidR="002C5C75" w:rsidRPr="00C74A35">
        <w:rPr>
          <w:b/>
          <w:bCs/>
        </w:rPr>
        <w:t>Documentation:</w:t>
      </w:r>
    </w:p>
    <w:p w14:paraId="31527941" w14:textId="00F1F84F" w:rsidR="002C5C75" w:rsidRPr="00C74A35" w:rsidRDefault="002C5C75" w:rsidP="002C5C75">
      <w:pPr>
        <w:pStyle w:val="ListParagraph"/>
        <w:numPr>
          <w:ilvl w:val="0"/>
          <w:numId w:val="23"/>
        </w:numPr>
        <w:spacing w:after="0" w:line="360" w:lineRule="auto"/>
      </w:pPr>
      <w:r w:rsidRPr="00C74A35">
        <w:t xml:space="preserve">Stress the importance of maintaining a detailed log of </w:t>
      </w:r>
      <w:r w:rsidR="005C3497">
        <w:t>all CD spectra</w:t>
      </w:r>
      <w:r w:rsidRPr="00C74A35">
        <w:t xml:space="preserve">, including method parameters, sample details, and obtained </w:t>
      </w:r>
      <w:r w:rsidR="005C3497">
        <w:t>spectra</w:t>
      </w:r>
      <w:r w:rsidRPr="00C74A35">
        <w:t xml:space="preserve">. </w:t>
      </w:r>
      <w:r>
        <w:t>These</w:t>
      </w:r>
      <w:r w:rsidR="005C3497">
        <w:t xml:space="preserve"> details</w:t>
      </w:r>
      <w:r>
        <w:t xml:space="preserve"> should all be recorded </w:t>
      </w:r>
      <w:r>
        <w:lastRenderedPageBreak/>
        <w:t>in lab notebooks and any data copied over to personal devices via a USB memory stick.</w:t>
      </w:r>
    </w:p>
    <w:p w14:paraId="647847F3" w14:textId="77777777" w:rsidR="002C5C75" w:rsidRPr="00C74A35" w:rsidRDefault="002C5C75" w:rsidP="002C5C75">
      <w:pPr>
        <w:spacing w:after="0" w:line="360" w:lineRule="auto"/>
      </w:pPr>
    </w:p>
    <w:p w14:paraId="091534B2" w14:textId="77777777" w:rsidR="0038437D" w:rsidRPr="007C1E28" w:rsidRDefault="0038437D" w:rsidP="0038437D">
      <w:pPr>
        <w:keepNext/>
        <w:keepLines/>
        <w:spacing w:line="276" w:lineRule="auto"/>
        <w:outlineLvl w:val="2"/>
        <w:rPr>
          <w:b/>
          <w:bCs/>
          <w:u w:val="single"/>
        </w:rPr>
      </w:pPr>
      <w:r>
        <w:rPr>
          <w:b/>
          <w:bCs/>
          <w:u w:val="single"/>
        </w:rPr>
        <w:t>Test Samples</w:t>
      </w:r>
      <w:r w:rsidRPr="007C1E28">
        <w:rPr>
          <w:b/>
          <w:bCs/>
          <w:u w:val="single"/>
        </w:rPr>
        <w:t>:</w:t>
      </w:r>
    </w:p>
    <w:p w14:paraId="0D934D0F" w14:textId="77777777" w:rsidR="0038437D" w:rsidRDefault="0038437D" w:rsidP="0038437D">
      <w:commentRangeStart w:id="21"/>
      <w:r>
        <w:t>Test sample details – to be added.</w:t>
      </w:r>
      <w:commentRangeEnd w:id="21"/>
      <w:r>
        <w:rPr>
          <w:rStyle w:val="CommentReference"/>
        </w:rPr>
        <w:commentReference w:id="21"/>
      </w:r>
    </w:p>
    <w:p w14:paraId="2014D07E" w14:textId="710B6655" w:rsidR="007B0FF3" w:rsidRPr="007C1E28" w:rsidRDefault="007B0FF3" w:rsidP="007B0FF3">
      <w:pPr>
        <w:keepNext/>
        <w:keepLines/>
        <w:outlineLvl w:val="2"/>
        <w:rPr>
          <w:b/>
          <w:bCs/>
          <w:u w:val="single"/>
        </w:rPr>
      </w:pPr>
      <w:r w:rsidRPr="007C1E28">
        <w:rPr>
          <w:b/>
          <w:bCs/>
          <w:u w:val="single"/>
        </w:rPr>
        <w:t>Assessment:</w:t>
      </w:r>
    </w:p>
    <w:p w14:paraId="598F2480" w14:textId="0218C0B4" w:rsidR="007B0FF3" w:rsidRPr="007C1E28" w:rsidRDefault="007B0FF3" w:rsidP="007B0FF3">
      <w:r>
        <w:t>Complete the</w:t>
      </w:r>
      <w:r w:rsidR="005B42D2">
        <w:t xml:space="preserve"> associated</w:t>
      </w:r>
      <w:r>
        <w:t xml:space="preserve"> multiple-choice quiz on LEARN.</w:t>
      </w:r>
    </w:p>
    <w:p w14:paraId="63781B37" w14:textId="77777777" w:rsidR="007B0FF3" w:rsidRPr="00DD4208" w:rsidRDefault="007B0FF3" w:rsidP="007B0FF3">
      <w:pPr>
        <w:pStyle w:val="SubheadingforMBC"/>
        <w:spacing w:line="276" w:lineRule="auto"/>
      </w:pPr>
      <w:r w:rsidRPr="00DD4208">
        <w:t>Further Support:</w:t>
      </w:r>
    </w:p>
    <w:p w14:paraId="11B8E938" w14:textId="77777777" w:rsidR="007B0FF3" w:rsidRPr="007C1E28" w:rsidRDefault="007B0FF3" w:rsidP="007B0FF3">
      <w:pPr>
        <w:spacing w:line="276" w:lineRule="auto"/>
      </w:pPr>
      <w:r>
        <w:t xml:space="preserve">The full instrument manuals are available on LEARN. You are not expected to read these in full, however, please use these as reference if you wish to know any more about the instruments or refresh your memory of how to operate them. </w:t>
      </w:r>
    </w:p>
    <w:p w14:paraId="6F13FBC6" w14:textId="77777777" w:rsidR="00D10284" w:rsidRDefault="00D10284">
      <w:pPr>
        <w:jc w:val="left"/>
        <w:rPr>
          <w:b/>
          <w:sz w:val="28"/>
          <w:szCs w:val="24"/>
        </w:rPr>
      </w:pPr>
    </w:p>
    <w:p w14:paraId="0978ABEE" w14:textId="77777777" w:rsidR="00D10284" w:rsidRDefault="00D10284">
      <w:pPr>
        <w:jc w:val="left"/>
        <w:rPr>
          <w:b/>
          <w:sz w:val="28"/>
          <w:szCs w:val="24"/>
        </w:rPr>
      </w:pPr>
    </w:p>
    <w:p w14:paraId="44265984" w14:textId="0E44F167" w:rsidR="00D10284" w:rsidRDefault="00D10284">
      <w:pPr>
        <w:jc w:val="left"/>
        <w:rPr>
          <w:b/>
          <w:sz w:val="28"/>
          <w:szCs w:val="24"/>
        </w:rPr>
      </w:pPr>
      <w:r>
        <w:rPr>
          <w:b/>
          <w:sz w:val="28"/>
          <w:szCs w:val="24"/>
        </w:rPr>
        <w:br w:type="page"/>
      </w:r>
    </w:p>
    <w:p w14:paraId="05EDA4BC" w14:textId="19C4ACD3" w:rsidR="00D10284" w:rsidRDefault="00D10284">
      <w:pPr>
        <w:jc w:val="left"/>
        <w:rPr>
          <w:b/>
          <w:sz w:val="28"/>
          <w:szCs w:val="24"/>
        </w:rPr>
      </w:pPr>
      <w:r>
        <w:rPr>
          <w:b/>
          <w:sz w:val="28"/>
          <w:szCs w:val="24"/>
        </w:rPr>
        <w:lastRenderedPageBreak/>
        <w:t xml:space="preserve">Topic 4: Nuclear Magnetic Resonance </w:t>
      </w:r>
      <w:r w:rsidR="004714DD">
        <w:rPr>
          <w:b/>
          <w:sz w:val="28"/>
          <w:szCs w:val="24"/>
        </w:rPr>
        <w:t xml:space="preserve">(NMR) </w:t>
      </w:r>
      <w:r>
        <w:rPr>
          <w:b/>
          <w:sz w:val="28"/>
          <w:szCs w:val="24"/>
        </w:rPr>
        <w:t xml:space="preserve">Spectroscopy </w:t>
      </w:r>
    </w:p>
    <w:p w14:paraId="43A0AA9C" w14:textId="77777777" w:rsidR="006F7792" w:rsidRPr="007C1E28" w:rsidRDefault="006F7792" w:rsidP="006F7792">
      <w:pPr>
        <w:keepNext/>
        <w:keepLines/>
        <w:outlineLvl w:val="2"/>
        <w:rPr>
          <w:b/>
          <w:bCs/>
          <w:u w:val="single"/>
        </w:rPr>
      </w:pPr>
      <w:r w:rsidRPr="007C1E28">
        <w:rPr>
          <w:b/>
          <w:bCs/>
          <w:u w:val="single"/>
        </w:rPr>
        <w:t xml:space="preserve">Learning Outcomes: </w:t>
      </w:r>
    </w:p>
    <w:p w14:paraId="05BE0176" w14:textId="754343D7" w:rsidR="006F7792" w:rsidRDefault="006F7792" w:rsidP="006F7792">
      <w:pPr>
        <w:pStyle w:val="ListParagraph"/>
        <w:numPr>
          <w:ilvl w:val="0"/>
          <w:numId w:val="20"/>
        </w:numPr>
        <w:spacing w:after="0"/>
        <w:jc w:val="left"/>
      </w:pPr>
      <w:r>
        <w:t>Explain the principles of NMR spectroscopy</w:t>
      </w:r>
      <w:r w:rsidR="00AC375E">
        <w:t>.</w:t>
      </w:r>
    </w:p>
    <w:p w14:paraId="654AB6B9" w14:textId="6ECC7660" w:rsidR="006F7792" w:rsidRDefault="006F7792" w:rsidP="006F7792">
      <w:pPr>
        <w:pStyle w:val="ListParagraph"/>
        <w:numPr>
          <w:ilvl w:val="0"/>
          <w:numId w:val="20"/>
        </w:numPr>
        <w:spacing w:after="0"/>
        <w:jc w:val="left"/>
      </w:pPr>
      <w:r>
        <w:t>Compare and contrast different NMR instruments</w:t>
      </w:r>
      <w:r w:rsidR="00AC375E">
        <w:t xml:space="preserve"> and identify which instruments are most suitable for each experiment</w:t>
      </w:r>
      <w:r>
        <w:t>.</w:t>
      </w:r>
    </w:p>
    <w:p w14:paraId="7E50D382" w14:textId="0E01C730" w:rsidR="006F7792" w:rsidRDefault="006F7792" w:rsidP="006F7792">
      <w:pPr>
        <w:pStyle w:val="ListParagraph"/>
        <w:numPr>
          <w:ilvl w:val="0"/>
          <w:numId w:val="20"/>
        </w:numPr>
        <w:spacing w:after="0"/>
        <w:jc w:val="left"/>
      </w:pPr>
      <w:r>
        <w:t>Know how to operate a</w:t>
      </w:r>
      <w:r w:rsidR="00AC375E">
        <w:t xml:space="preserve">n NMR </w:t>
      </w:r>
      <w:r>
        <w:t>instrument</w:t>
      </w:r>
      <w:r w:rsidR="00AC375E">
        <w:t xml:space="preserve"> in automation</w:t>
      </w:r>
      <w:r>
        <w:t xml:space="preserve"> – including sample preparation, sample submission and data analysis.</w:t>
      </w:r>
    </w:p>
    <w:p w14:paraId="7DCF2F8A" w14:textId="77777777" w:rsidR="006F7792" w:rsidRDefault="006F7792" w:rsidP="006F7792">
      <w:pPr>
        <w:pStyle w:val="ListParagraph"/>
        <w:numPr>
          <w:ilvl w:val="0"/>
          <w:numId w:val="20"/>
        </w:numPr>
        <w:spacing w:after="0"/>
        <w:jc w:val="left"/>
      </w:pPr>
      <w:r>
        <w:t>Describe and troubleshoot common instrument failures.</w:t>
      </w:r>
    </w:p>
    <w:p w14:paraId="105FB127" w14:textId="77777777" w:rsidR="006F7792" w:rsidRPr="007C1E28" w:rsidRDefault="006F7792" w:rsidP="006F7792">
      <w:pPr>
        <w:spacing w:after="0"/>
        <w:jc w:val="left"/>
      </w:pPr>
    </w:p>
    <w:p w14:paraId="421BEDEC" w14:textId="77777777" w:rsidR="006F7792" w:rsidRPr="007C1E28" w:rsidRDefault="006F7792" w:rsidP="006F7792">
      <w:pPr>
        <w:keepNext/>
        <w:keepLines/>
        <w:outlineLvl w:val="2"/>
        <w:rPr>
          <w:b/>
          <w:bCs/>
          <w:u w:val="single"/>
        </w:rPr>
      </w:pPr>
      <w:r w:rsidRPr="007C1E28">
        <w:rPr>
          <w:b/>
          <w:bCs/>
          <w:u w:val="single"/>
        </w:rPr>
        <w:t>Pre-lab:</w:t>
      </w:r>
    </w:p>
    <w:p w14:paraId="44835EE2" w14:textId="12CC0E63" w:rsidR="006F7792" w:rsidRDefault="00AC375E" w:rsidP="006F7792">
      <w:r>
        <w:t xml:space="preserve">This experiment </w:t>
      </w:r>
      <w:r w:rsidR="00F708AA">
        <w:t xml:space="preserve">will involve official training to allow you submit your own NMR samples during your </w:t>
      </w:r>
      <w:r w:rsidR="00E3232A">
        <w:t>i</w:t>
      </w:r>
      <w:r w:rsidR="00F708AA">
        <w:t>nvestigation</w:t>
      </w:r>
      <w:r w:rsidR="00E3232A">
        <w:t xml:space="preserve"> B</w:t>
      </w:r>
      <w:r w:rsidR="00F708AA">
        <w:t xml:space="preserve"> and summer project. T</w:t>
      </w:r>
      <w:r w:rsidR="00E3232A">
        <w:t>o</w:t>
      </w:r>
      <w:r w:rsidR="00F708AA">
        <w:t xml:space="preserve"> </w:t>
      </w:r>
      <w:r w:rsidR="00E3232A">
        <w:t>do so</w:t>
      </w:r>
      <w:r w:rsidR="00F708AA">
        <w:t xml:space="preserve">, you must complete the required </w:t>
      </w:r>
      <w:r w:rsidR="00E3232A">
        <w:t xml:space="preserve">online training </w:t>
      </w:r>
      <w:r w:rsidR="00E3232A" w:rsidRPr="00E3232A">
        <w:rPr>
          <w:b/>
          <w:bCs/>
        </w:rPr>
        <w:t>BEFORE</w:t>
      </w:r>
      <w:r w:rsidR="00E3232A">
        <w:t xml:space="preserve"> attending this lab session.</w:t>
      </w:r>
    </w:p>
    <w:p w14:paraId="7EDBF05F" w14:textId="33959EC9" w:rsidR="006F7792" w:rsidRPr="007C1E28" w:rsidRDefault="00E3232A" w:rsidP="00E3232A">
      <w:r>
        <w:t>Please refer to LEARN for all of the required information and links to the training materials.</w:t>
      </w:r>
      <w:r w:rsidR="006F7792" w:rsidRPr="007C1E28">
        <w:t xml:space="preserve"> </w:t>
      </w:r>
    </w:p>
    <w:p w14:paraId="56A15868" w14:textId="77777777" w:rsidR="006F7792" w:rsidRPr="007C1E28" w:rsidRDefault="006F7792" w:rsidP="006F7792">
      <w:pPr>
        <w:keepNext/>
        <w:keepLines/>
        <w:outlineLvl w:val="2"/>
        <w:rPr>
          <w:b/>
          <w:bCs/>
          <w:u w:val="single"/>
        </w:rPr>
      </w:pPr>
      <w:r w:rsidRPr="007C1E28">
        <w:rPr>
          <w:b/>
          <w:bCs/>
          <w:u w:val="single"/>
        </w:rPr>
        <w:t xml:space="preserve">Introduction: </w:t>
      </w:r>
    </w:p>
    <w:p w14:paraId="5ED725A6" w14:textId="7C8FFB74" w:rsidR="00C37ECE" w:rsidRDefault="001A6A79" w:rsidP="006F7792">
      <w:r>
        <w:t>Nuclear</w:t>
      </w:r>
      <w:r w:rsidR="00E3232A">
        <w:t xml:space="preserve"> Magnetic Resonance Spectroscopy</w:t>
      </w:r>
      <w:r w:rsidR="006F7792" w:rsidRPr="00C74A35">
        <w:t xml:space="preserve"> (</w:t>
      </w:r>
      <w:r>
        <w:t>NMR</w:t>
      </w:r>
      <w:r w:rsidR="006F7792" w:rsidRPr="00C74A35">
        <w:t xml:space="preserve">) is a powerful analytical technique used for </w:t>
      </w:r>
      <w:r>
        <w:t>the identification and quantification of pure compounds and complex mixtures</w:t>
      </w:r>
      <w:r w:rsidR="006F7792" w:rsidRPr="00C74A35">
        <w:t>.</w:t>
      </w:r>
      <w:r w:rsidR="006F7792">
        <w:t xml:space="preserve"> </w:t>
      </w:r>
      <w:r>
        <w:t>The School of Chemistry is fortunate to be equipped with a</w:t>
      </w:r>
      <w:r w:rsidR="00C37ECE">
        <w:t xml:space="preserve"> dedicated NMR </w:t>
      </w:r>
      <w:r>
        <w:t xml:space="preserve">suite including </w:t>
      </w:r>
      <w:r w:rsidR="00C37ECE">
        <w:t>the following instruments</w:t>
      </w:r>
      <w:r w:rsidR="004C2664">
        <w:t>.</w:t>
      </w:r>
    </w:p>
    <w:p w14:paraId="2AC256FD" w14:textId="60003EB0" w:rsidR="004C2664" w:rsidRDefault="00C37ECE" w:rsidP="004C2664">
      <w:pPr>
        <w:pStyle w:val="ListParagraph"/>
        <w:numPr>
          <w:ilvl w:val="0"/>
          <w:numId w:val="23"/>
        </w:numPr>
      </w:pPr>
      <w:r>
        <w:t xml:space="preserve">1 x 300 MHz </w:t>
      </w:r>
      <w:r w:rsidR="00867111">
        <w:t xml:space="preserve">solid-state </w:t>
      </w:r>
      <w:r w:rsidR="004C2664">
        <w:t>instrument</w:t>
      </w:r>
      <w:r>
        <w:t xml:space="preserve"> equipped with a </w:t>
      </w:r>
      <w:r w:rsidR="00867111" w:rsidRPr="00867111">
        <w:t xml:space="preserve">4 mm WB MAS broadband probe, available for </w:t>
      </w:r>
      <w:r w:rsidR="00867111" w:rsidRPr="00867111">
        <w:rPr>
          <w:vertAlign w:val="superscript"/>
        </w:rPr>
        <w:t>13</w:t>
      </w:r>
      <w:r w:rsidR="00867111" w:rsidRPr="00867111">
        <w:t xml:space="preserve">C, </w:t>
      </w:r>
      <w:r w:rsidR="00867111" w:rsidRPr="00867111">
        <w:rPr>
          <w:vertAlign w:val="superscript"/>
        </w:rPr>
        <w:t>15</w:t>
      </w:r>
      <w:r w:rsidR="00867111" w:rsidRPr="00867111">
        <w:t xml:space="preserve">N, </w:t>
      </w:r>
      <w:r w:rsidR="00867111" w:rsidRPr="00867111">
        <w:rPr>
          <w:vertAlign w:val="superscript"/>
        </w:rPr>
        <w:t>31</w:t>
      </w:r>
      <w:r w:rsidR="00867111" w:rsidRPr="00867111">
        <w:t xml:space="preserve">P, </w:t>
      </w:r>
      <w:r w:rsidR="00867111" w:rsidRPr="00867111">
        <w:rPr>
          <w:vertAlign w:val="superscript"/>
        </w:rPr>
        <w:t>11</w:t>
      </w:r>
      <w:r w:rsidR="00867111" w:rsidRPr="00867111">
        <w:t>B and various X nuclei, with spin rates of up to 12.5 kHz</w:t>
      </w:r>
      <w:r w:rsidR="00867111">
        <w:t>.</w:t>
      </w:r>
    </w:p>
    <w:p w14:paraId="06C97D34" w14:textId="2B7E06C4" w:rsidR="006F7792" w:rsidRDefault="004C2664" w:rsidP="004C2664">
      <w:pPr>
        <w:pStyle w:val="ListParagraph"/>
        <w:numPr>
          <w:ilvl w:val="0"/>
          <w:numId w:val="23"/>
        </w:numPr>
      </w:pPr>
      <w:r>
        <w:t xml:space="preserve">1 x 400 MHz instrument </w:t>
      </w:r>
      <w:r w:rsidR="00A16E9F">
        <w:t xml:space="preserve">(AVA400) </w:t>
      </w:r>
      <w:r>
        <w:t>equipped</w:t>
      </w:r>
      <w:r w:rsidR="00A16E9F">
        <w:t xml:space="preserve"> with a </w:t>
      </w:r>
      <w:r w:rsidR="000F632B" w:rsidRPr="000F632B">
        <w:t xml:space="preserve">TBO room temperature probe available for </w:t>
      </w:r>
      <w:r w:rsidR="000F632B" w:rsidRPr="000F632B">
        <w:rPr>
          <w:vertAlign w:val="superscript"/>
        </w:rPr>
        <w:t>1</w:t>
      </w:r>
      <w:r w:rsidR="000F632B" w:rsidRPr="000F632B">
        <w:t>H and all X nuclei</w:t>
      </w:r>
      <w:r w:rsidR="00A16E9F">
        <w:t>.</w:t>
      </w:r>
    </w:p>
    <w:p w14:paraId="2F93D309" w14:textId="2A09003A" w:rsidR="004C3A39" w:rsidRDefault="00014EBF" w:rsidP="00FF0A36">
      <w:pPr>
        <w:pStyle w:val="ListParagraph"/>
        <w:numPr>
          <w:ilvl w:val="0"/>
          <w:numId w:val="23"/>
        </w:numPr>
      </w:pPr>
      <w:r>
        <w:t>2 x 500 MHz instrument. One</w:t>
      </w:r>
      <w:r w:rsidR="00622EB2">
        <w:t xml:space="preserve"> (PRO500)</w:t>
      </w:r>
      <w:r w:rsidR="004C3A39">
        <w:t xml:space="preserve"> is</w:t>
      </w:r>
      <w:r>
        <w:t xml:space="preserve"> equipped with a broad band </w:t>
      </w:r>
      <w:r w:rsidR="00B055F6" w:rsidRPr="00B055F6">
        <w:t xml:space="preserve">Prodigy cryo-probe and available for </w:t>
      </w:r>
      <w:r w:rsidR="00B055F6" w:rsidRPr="004C3A39">
        <w:rPr>
          <w:vertAlign w:val="superscript"/>
        </w:rPr>
        <w:t>1</w:t>
      </w:r>
      <w:r w:rsidR="00B055F6" w:rsidRPr="00B055F6">
        <w:t>H and</w:t>
      </w:r>
      <w:r w:rsidR="00B055F6">
        <w:t xml:space="preserve"> all</w:t>
      </w:r>
      <w:r w:rsidR="00B055F6" w:rsidRPr="00B055F6">
        <w:t xml:space="preserve"> X nuclei</w:t>
      </w:r>
      <w:r w:rsidR="000F632B">
        <w:t>.</w:t>
      </w:r>
      <w:r w:rsidR="00B055F6" w:rsidRPr="00B055F6">
        <w:t xml:space="preserve"> </w:t>
      </w:r>
      <w:r>
        <w:t>The other</w:t>
      </w:r>
      <w:r w:rsidR="004C3A39">
        <w:t xml:space="preserve"> (AVA 500) is</w:t>
      </w:r>
      <w:r>
        <w:t xml:space="preserve"> equipped with a </w:t>
      </w:r>
      <w:r w:rsidR="00C81B67" w:rsidRPr="00C81B67">
        <w:t xml:space="preserve">BBO cryoprobe available for </w:t>
      </w:r>
      <w:r w:rsidR="00C81B67" w:rsidRPr="00C81B67">
        <w:rPr>
          <w:vertAlign w:val="superscript"/>
        </w:rPr>
        <w:t>1</w:t>
      </w:r>
      <w:r w:rsidR="00C81B67" w:rsidRPr="00C81B67">
        <w:t>H and all X nuclei</w:t>
      </w:r>
      <w:r w:rsidR="00BA7CC3">
        <w:t>.</w:t>
      </w:r>
      <w:r w:rsidR="004C3A39" w:rsidRPr="004C3A39">
        <w:t xml:space="preserve"> </w:t>
      </w:r>
    </w:p>
    <w:p w14:paraId="0FACD8EC" w14:textId="34371E93" w:rsidR="00014EBF" w:rsidRDefault="00014EBF" w:rsidP="00FF0A36">
      <w:pPr>
        <w:pStyle w:val="ListParagraph"/>
        <w:numPr>
          <w:ilvl w:val="0"/>
          <w:numId w:val="23"/>
        </w:numPr>
      </w:pPr>
      <w:r>
        <w:t>1 x 600 MHz instrument equipped</w:t>
      </w:r>
      <w:r w:rsidR="00BA7CC3">
        <w:t xml:space="preserve"> with a </w:t>
      </w:r>
      <w:r w:rsidR="00CE7FC4">
        <w:t>Q</w:t>
      </w:r>
      <w:r w:rsidR="00BA7CC3" w:rsidRPr="00BA7CC3">
        <w:t xml:space="preserve">CI cryo-probe and available for </w:t>
      </w:r>
      <w:r w:rsidR="00BA7CC3" w:rsidRPr="00BA7CC3">
        <w:rPr>
          <w:vertAlign w:val="superscript"/>
        </w:rPr>
        <w:t>1</w:t>
      </w:r>
      <w:r w:rsidR="00BA7CC3" w:rsidRPr="00BA7CC3">
        <w:t>H</w:t>
      </w:r>
      <w:r w:rsidR="00CE7FC4">
        <w:t xml:space="preserve">, </w:t>
      </w:r>
      <w:r w:rsidR="00BA7CC3" w:rsidRPr="00BA7CC3">
        <w:rPr>
          <w:vertAlign w:val="superscript"/>
        </w:rPr>
        <w:t>13</w:t>
      </w:r>
      <w:r w:rsidR="00BA7CC3" w:rsidRPr="00BA7CC3">
        <w:t>C</w:t>
      </w:r>
      <w:r w:rsidR="00CE7FC4">
        <w:t>,</w:t>
      </w:r>
      <w:r w:rsidR="00BA7CC3" w:rsidRPr="00BA7CC3">
        <w:t xml:space="preserve"> </w:t>
      </w:r>
      <w:r w:rsidR="00BA7CC3" w:rsidRPr="00BA7CC3">
        <w:rPr>
          <w:vertAlign w:val="superscript"/>
        </w:rPr>
        <w:t>15</w:t>
      </w:r>
      <w:r w:rsidR="00BA7CC3" w:rsidRPr="00BA7CC3">
        <w:t>N</w:t>
      </w:r>
      <w:r w:rsidR="00CE7FC4">
        <w:t xml:space="preserve"> and </w:t>
      </w:r>
      <w:r w:rsidR="00CE7FC4" w:rsidRPr="00CE7FC4">
        <w:rPr>
          <w:vertAlign w:val="superscript"/>
        </w:rPr>
        <w:t>19</w:t>
      </w:r>
      <w:r w:rsidR="00CE7FC4">
        <w:t>F</w:t>
      </w:r>
      <w:r w:rsidR="00BA7CC3">
        <w:t xml:space="preserve"> only.</w:t>
      </w:r>
    </w:p>
    <w:p w14:paraId="1FC23D46" w14:textId="4FC250FB" w:rsidR="00014EBF" w:rsidRDefault="00014EBF" w:rsidP="004C2664">
      <w:pPr>
        <w:pStyle w:val="ListParagraph"/>
        <w:numPr>
          <w:ilvl w:val="0"/>
          <w:numId w:val="23"/>
        </w:numPr>
      </w:pPr>
      <w:r>
        <w:t xml:space="preserve">1 x 800 MHz instrument equipped with </w:t>
      </w:r>
      <w:r w:rsidR="00EA5CA1">
        <w:t>multiple probes that are changed occasionally</w:t>
      </w:r>
      <w:r>
        <w:t>.</w:t>
      </w:r>
      <w:r w:rsidR="00EA5CA1">
        <w:t xml:space="preserve"> The most regular is a</w:t>
      </w:r>
      <w:r w:rsidR="00AE239C">
        <w:t xml:space="preserve"> </w:t>
      </w:r>
      <w:r w:rsidR="00AE239C" w:rsidRPr="00AE239C">
        <w:t>TCI cryoprobe</w:t>
      </w:r>
      <w:r w:rsidR="00AE239C">
        <w:t xml:space="preserve"> </w:t>
      </w:r>
      <w:r w:rsidR="00AE239C" w:rsidRPr="00BA7CC3">
        <w:t xml:space="preserve">available for </w:t>
      </w:r>
      <w:r w:rsidR="00AE239C" w:rsidRPr="00BA7CC3">
        <w:rPr>
          <w:vertAlign w:val="superscript"/>
        </w:rPr>
        <w:t>1</w:t>
      </w:r>
      <w:r w:rsidR="00AE239C" w:rsidRPr="00BA7CC3">
        <w:t>H</w:t>
      </w:r>
      <w:r w:rsidR="00AE239C">
        <w:t xml:space="preserve">, </w:t>
      </w:r>
      <w:r w:rsidR="00AE239C" w:rsidRPr="00BA7CC3">
        <w:rPr>
          <w:vertAlign w:val="superscript"/>
        </w:rPr>
        <w:t>13</w:t>
      </w:r>
      <w:r w:rsidR="00AE239C" w:rsidRPr="00BA7CC3">
        <w:t>C</w:t>
      </w:r>
      <w:r w:rsidR="00AE239C">
        <w:t xml:space="preserve"> and</w:t>
      </w:r>
      <w:r w:rsidR="00AE239C" w:rsidRPr="00BA7CC3">
        <w:t xml:space="preserve"> </w:t>
      </w:r>
      <w:r w:rsidR="00AE239C" w:rsidRPr="00BA7CC3">
        <w:rPr>
          <w:vertAlign w:val="superscript"/>
        </w:rPr>
        <w:t>15</w:t>
      </w:r>
      <w:r w:rsidR="00AE239C" w:rsidRPr="00BA7CC3">
        <w:t>N</w:t>
      </w:r>
      <w:r w:rsidR="00AE239C">
        <w:t xml:space="preserve"> only.</w:t>
      </w:r>
      <w:r>
        <w:t xml:space="preserve"> This i</w:t>
      </w:r>
      <w:r w:rsidR="00AE239C">
        <w:t>nstrument</w:t>
      </w:r>
      <w:r>
        <w:t xml:space="preserve"> usually reserved for</w:t>
      </w:r>
      <w:r w:rsidR="004B5ACD">
        <w:t xml:space="preserve"> specialist samples including protein structure elucidation and the analysis of complex mixtures.</w:t>
      </w:r>
    </w:p>
    <w:p w14:paraId="7A04579A" w14:textId="77777777" w:rsidR="009A4465" w:rsidRPr="00C74A35" w:rsidRDefault="009A4465" w:rsidP="009A4465">
      <w:pPr>
        <w:pStyle w:val="ListParagraph"/>
      </w:pPr>
    </w:p>
    <w:p w14:paraId="7AD4EB2F" w14:textId="140A8D9B" w:rsidR="006F7792" w:rsidRDefault="005E6B83" w:rsidP="006F7792">
      <w:r>
        <w:t xml:space="preserve">Many of you will already have completed the NMR </w:t>
      </w:r>
      <w:r w:rsidR="00777AF0">
        <w:t>introductory</w:t>
      </w:r>
      <w:r>
        <w:t xml:space="preserve"> courses and workshops in Semester 1, but in summary, NMR is a </w:t>
      </w:r>
      <w:r w:rsidR="00777AF0">
        <w:t>powerful technique</w:t>
      </w:r>
      <w:r>
        <w:t xml:space="preserve"> for </w:t>
      </w:r>
      <w:r w:rsidR="00D91DB7">
        <w:t xml:space="preserve">elucidating the structure of compounds in solution. By applying a strong magnetic field, all nuclei with spin ≠ 0 </w:t>
      </w:r>
      <w:r w:rsidR="00F90338">
        <w:t xml:space="preserve">are placed into two or more possible states. </w:t>
      </w:r>
      <w:r w:rsidR="000A3866">
        <w:t>As a form of spectroscopy, the</w:t>
      </w:r>
      <w:r w:rsidR="00F90338">
        <w:t xml:space="preserve"> application of radio frequencies</w:t>
      </w:r>
      <w:r w:rsidR="006E13CF">
        <w:t xml:space="preserve"> then</w:t>
      </w:r>
      <w:r w:rsidR="00033BFA">
        <w:t xml:space="preserve"> allows us to probe th</w:t>
      </w:r>
      <w:r w:rsidR="006E13CF">
        <w:t>e differences in these</w:t>
      </w:r>
      <w:r w:rsidR="00033BFA">
        <w:t xml:space="preserve"> energy levels</w:t>
      </w:r>
      <w:r w:rsidR="000A3866">
        <w:t xml:space="preserve">. Since the energy differences </w:t>
      </w:r>
      <w:r w:rsidR="00777AF0">
        <w:t xml:space="preserve">experienced by the nuclei </w:t>
      </w:r>
      <w:r w:rsidR="000A3866">
        <w:t xml:space="preserve">are small and highly dependent on their local </w:t>
      </w:r>
      <w:r w:rsidR="00777AF0">
        <w:t>environment, this allows us to extract a lot of information about the chemical structures.</w:t>
      </w:r>
    </w:p>
    <w:p w14:paraId="73CB6EF9" w14:textId="77777777" w:rsidR="00937B78" w:rsidRDefault="006E13CF" w:rsidP="00937B78">
      <w:pPr>
        <w:spacing w:line="256" w:lineRule="auto"/>
      </w:pPr>
      <w:r>
        <w:t>NMR is inherently a very insensitive technique</w:t>
      </w:r>
      <w:r w:rsidR="006F7792" w:rsidRPr="0066114B">
        <w:t>.</w:t>
      </w:r>
      <w:r w:rsidR="004857EE">
        <w:t xml:space="preserve"> However, modern methods and powerful magnets have developed NMR into one of the key </w:t>
      </w:r>
      <w:r w:rsidR="004947BA">
        <w:t xml:space="preserve">analytical techniques for many chemists. </w:t>
      </w:r>
      <w:r w:rsidR="004947BA">
        <w:lastRenderedPageBreak/>
        <w:t xml:space="preserve">To achieve this does require some specialist sample preparation – including specific sample </w:t>
      </w:r>
      <w:r w:rsidR="00937B78">
        <w:t xml:space="preserve">tubes, deuterated solvents, and reasonably high </w:t>
      </w:r>
      <w:commentRangeStart w:id="22"/>
      <w:r w:rsidR="00937B78">
        <w:t>concentrations</w:t>
      </w:r>
      <w:commentRangeEnd w:id="22"/>
      <w:r w:rsidR="00937B78">
        <w:rPr>
          <w:rStyle w:val="CommentReference"/>
        </w:rPr>
        <w:commentReference w:id="22"/>
      </w:r>
      <w:r w:rsidR="00937B78">
        <w:t xml:space="preserve">. </w:t>
      </w:r>
    </w:p>
    <w:p w14:paraId="5E6D31AE" w14:textId="77777777" w:rsidR="00937B78" w:rsidRDefault="00937B78" w:rsidP="00937B78">
      <w:pPr>
        <w:jc w:val="center"/>
      </w:pPr>
    </w:p>
    <w:p w14:paraId="1E17B75B" w14:textId="77777777" w:rsidR="00937B78" w:rsidRDefault="00937B78" w:rsidP="00937B78">
      <w:r>
        <w:rPr>
          <w:b/>
          <w:bCs/>
        </w:rPr>
        <w:t>Figure 6.</w:t>
      </w:r>
      <w:r>
        <w:t xml:space="preserve"> The School of Chemistry NMR suite.</w:t>
      </w:r>
    </w:p>
    <w:p w14:paraId="53C80AA6" w14:textId="3512D28A" w:rsidR="006F7792" w:rsidRPr="007C1E28" w:rsidRDefault="006F7792" w:rsidP="007D50FD">
      <w:pPr>
        <w:spacing w:after="0"/>
        <w:jc w:val="left"/>
        <w:rPr>
          <w:b/>
          <w:bCs/>
          <w:u w:val="single"/>
        </w:rPr>
      </w:pPr>
      <w:r w:rsidRPr="007C1E28">
        <w:rPr>
          <w:b/>
          <w:bCs/>
          <w:u w:val="single"/>
        </w:rPr>
        <w:t xml:space="preserve">Safety: </w:t>
      </w:r>
    </w:p>
    <w:p w14:paraId="3C4D5626" w14:textId="3BE4757B" w:rsidR="006F7792" w:rsidRDefault="006F7792" w:rsidP="006F7792">
      <w:pPr>
        <w:spacing w:after="9" w:line="249" w:lineRule="auto"/>
        <w:ind w:left="-5"/>
      </w:pPr>
      <w:r w:rsidRPr="007C0746">
        <w:t xml:space="preserve">Hazards associated with this </w:t>
      </w:r>
      <w:r>
        <w:t xml:space="preserve">exercise and the </w:t>
      </w:r>
      <w:r w:rsidR="00222B53">
        <w:t>NMR</w:t>
      </w:r>
      <w:r>
        <w:t xml:space="preserve"> instrument</w:t>
      </w:r>
      <w:r w:rsidR="00222B53">
        <w:t>s</w:t>
      </w:r>
      <w:r w:rsidRPr="007C0746">
        <w:t xml:space="preserve"> are listed in the Risk Assessment Form </w:t>
      </w:r>
      <w:r>
        <w:t>available on LEARN.</w:t>
      </w:r>
    </w:p>
    <w:p w14:paraId="172B1D21" w14:textId="77777777" w:rsidR="00222B53" w:rsidRDefault="00222B53" w:rsidP="006F7792">
      <w:pPr>
        <w:spacing w:after="9" w:line="249" w:lineRule="auto"/>
        <w:ind w:left="-5"/>
      </w:pPr>
    </w:p>
    <w:p w14:paraId="5BBBFB1A" w14:textId="2D364787" w:rsidR="00222B53" w:rsidRDefault="00222B53" w:rsidP="006F7792">
      <w:pPr>
        <w:spacing w:after="9" w:line="249" w:lineRule="auto"/>
        <w:ind w:left="-5"/>
      </w:pPr>
      <w:r>
        <w:t>Please note, the instruments operated during this lab contain very strong magnetic fields. Your demonstrator will advise further on the day, but please avoid taking any metallic objects close to the instruments – this includes watches, keys and credit cards.</w:t>
      </w:r>
    </w:p>
    <w:p w14:paraId="6936BE27" w14:textId="77777777" w:rsidR="00222B53" w:rsidRDefault="00222B53" w:rsidP="006F7792">
      <w:pPr>
        <w:spacing w:after="9" w:line="249" w:lineRule="auto"/>
        <w:ind w:left="-5"/>
      </w:pPr>
    </w:p>
    <w:p w14:paraId="020E992D" w14:textId="0267DEFE" w:rsidR="00222B53" w:rsidRPr="00E77E89" w:rsidRDefault="00222B53" w:rsidP="006F7792">
      <w:pPr>
        <w:spacing w:after="9" w:line="249" w:lineRule="auto"/>
        <w:ind w:left="-5"/>
        <w:rPr>
          <w:b/>
          <w:bCs/>
        </w:rPr>
      </w:pPr>
      <w:r w:rsidRPr="00E77E89">
        <w:rPr>
          <w:b/>
          <w:bCs/>
        </w:rPr>
        <w:t xml:space="preserve">If you have any medical </w:t>
      </w:r>
      <w:r w:rsidR="004209A3" w:rsidRPr="00E77E89">
        <w:rPr>
          <w:b/>
          <w:bCs/>
        </w:rPr>
        <w:t xml:space="preserve">devices or implants – such as pacemakers, hearing aids or metal </w:t>
      </w:r>
      <w:r w:rsidR="00987FED" w:rsidRPr="00E77E89">
        <w:rPr>
          <w:b/>
          <w:bCs/>
        </w:rPr>
        <w:t>pins – please alert your demonstrator to this as soon as you can and do not enter the NMR room</w:t>
      </w:r>
      <w:r w:rsidR="00E77E89" w:rsidRPr="00E77E89">
        <w:rPr>
          <w:b/>
          <w:bCs/>
        </w:rPr>
        <w:t>.</w:t>
      </w:r>
    </w:p>
    <w:p w14:paraId="7DEED375" w14:textId="77777777" w:rsidR="006F7792" w:rsidRPr="007C1E28" w:rsidRDefault="006F7792" w:rsidP="006F7792">
      <w:pPr>
        <w:spacing w:after="0"/>
        <w:jc w:val="left"/>
      </w:pPr>
      <w:r w:rsidRPr="007C1E28">
        <w:t xml:space="preserve"> </w:t>
      </w:r>
    </w:p>
    <w:p w14:paraId="786EFE41" w14:textId="2F90918D" w:rsidR="006F7792" w:rsidRPr="007C0746" w:rsidRDefault="006F7792" w:rsidP="00484121">
      <w:pPr>
        <w:jc w:val="left"/>
        <w:rPr>
          <w:b/>
          <w:bCs/>
          <w:u w:val="single"/>
        </w:rPr>
      </w:pPr>
      <w:r w:rsidRPr="007C0746">
        <w:rPr>
          <w:b/>
          <w:bCs/>
          <w:u w:val="single"/>
        </w:rPr>
        <w:t>Instrument Walk-Through:</w:t>
      </w:r>
    </w:p>
    <w:p w14:paraId="551CF0A2" w14:textId="77777777" w:rsidR="006F7792" w:rsidRPr="00C74A35" w:rsidRDefault="006F7792" w:rsidP="006F7792">
      <w:pPr>
        <w:spacing w:after="0" w:line="360" w:lineRule="auto"/>
      </w:pPr>
      <w:r>
        <w:t>1</w:t>
      </w:r>
      <w:r w:rsidRPr="00C74A35">
        <w:t xml:space="preserve">. </w:t>
      </w:r>
      <w:r w:rsidRPr="00C74A35">
        <w:rPr>
          <w:b/>
          <w:bCs/>
        </w:rPr>
        <w:t>Instrument Overview:</w:t>
      </w:r>
    </w:p>
    <w:p w14:paraId="52485BC7" w14:textId="14F63086" w:rsidR="006F7792" w:rsidRPr="00C74A35" w:rsidRDefault="006F7792" w:rsidP="006F7792">
      <w:pPr>
        <w:numPr>
          <w:ilvl w:val="0"/>
          <w:numId w:val="10"/>
        </w:numPr>
        <w:spacing w:after="0" w:line="360" w:lineRule="auto"/>
      </w:pPr>
      <w:r w:rsidRPr="00C74A35">
        <w:t xml:space="preserve">Familiarize users with the components of the </w:t>
      </w:r>
      <w:r w:rsidR="007B389E">
        <w:t>NMR</w:t>
      </w:r>
      <w:r w:rsidRPr="00C74A35">
        <w:t xml:space="preserve"> system, including the </w:t>
      </w:r>
      <w:r w:rsidR="007B389E">
        <w:t>magnet</w:t>
      </w:r>
      <w:r w:rsidRPr="00C74A35">
        <w:t xml:space="preserve">, </w:t>
      </w:r>
      <w:r w:rsidR="00D605FA">
        <w:t xml:space="preserve">probe, console, </w:t>
      </w:r>
      <w:r w:rsidR="007B389E">
        <w:t>sample loader</w:t>
      </w:r>
      <w:r w:rsidRPr="00C74A35">
        <w:t xml:space="preserve"> and</w:t>
      </w:r>
      <w:r w:rsidR="00D605FA">
        <w:t xml:space="preserve"> the</w:t>
      </w:r>
      <w:r w:rsidRPr="00C74A35">
        <w:t xml:space="preserve"> software interface.</w:t>
      </w:r>
    </w:p>
    <w:p w14:paraId="3CF5D4D5" w14:textId="440C7235" w:rsidR="006F7792" w:rsidRDefault="006F7792" w:rsidP="006F7792">
      <w:pPr>
        <w:numPr>
          <w:ilvl w:val="0"/>
          <w:numId w:val="10"/>
        </w:numPr>
        <w:spacing w:after="0" w:line="360" w:lineRule="auto"/>
      </w:pPr>
      <w:r w:rsidRPr="00C74A35">
        <w:t xml:space="preserve">Introduce the different types of </w:t>
      </w:r>
      <w:r w:rsidR="00D605FA">
        <w:t>NMR instruments</w:t>
      </w:r>
      <w:r w:rsidRPr="00C74A35">
        <w:t xml:space="preserve"> </w:t>
      </w:r>
      <w:r w:rsidR="00D605FA">
        <w:t>and</w:t>
      </w:r>
      <w:r w:rsidRPr="00C74A35">
        <w:t xml:space="preserve"> their applications.</w:t>
      </w:r>
    </w:p>
    <w:p w14:paraId="5A54899D" w14:textId="2BADC1E4" w:rsidR="00526EF7" w:rsidRPr="00C74A35" w:rsidRDefault="002533FD" w:rsidP="006F7792">
      <w:pPr>
        <w:numPr>
          <w:ilvl w:val="0"/>
          <w:numId w:val="10"/>
        </w:numPr>
        <w:spacing w:after="0" w:line="360" w:lineRule="auto"/>
      </w:pPr>
      <w:r>
        <w:t>Talk through the NMR information board, and how to choose the best instrument for the task. NOTE: NMR suite closed every Wednesday morning for liquid nitrogen refills.</w:t>
      </w:r>
    </w:p>
    <w:p w14:paraId="3DF2CCAA" w14:textId="77777777" w:rsidR="006F7792" w:rsidRPr="00C74A35" w:rsidRDefault="006F7792" w:rsidP="006F7792">
      <w:pPr>
        <w:spacing w:after="0" w:line="360" w:lineRule="auto"/>
      </w:pPr>
      <w:r>
        <w:t>2</w:t>
      </w:r>
      <w:r w:rsidRPr="00C74A35">
        <w:t xml:space="preserve">. </w:t>
      </w:r>
      <w:r w:rsidRPr="00C74A35">
        <w:rPr>
          <w:b/>
          <w:bCs/>
        </w:rPr>
        <w:t>Safety Precautions:</w:t>
      </w:r>
    </w:p>
    <w:p w14:paraId="26A27512" w14:textId="54D37E83" w:rsidR="006F7792" w:rsidRDefault="006F7792" w:rsidP="006F7792">
      <w:pPr>
        <w:numPr>
          <w:ilvl w:val="0"/>
          <w:numId w:val="11"/>
        </w:numPr>
        <w:spacing w:after="0" w:line="360" w:lineRule="auto"/>
      </w:pPr>
      <w:r w:rsidRPr="00C74A35">
        <w:t>Emphasize safety measures, including proper handling of solvents</w:t>
      </w:r>
      <w:r w:rsidR="00D93D1E">
        <w:t>,</w:t>
      </w:r>
      <w:r w:rsidRPr="00C74A35">
        <w:t xml:space="preserve"> chemicals</w:t>
      </w:r>
      <w:r w:rsidR="00D93D1E">
        <w:t xml:space="preserve"> and cryogens</w:t>
      </w:r>
      <w:r w:rsidRPr="00C74A35">
        <w:t>.</w:t>
      </w:r>
    </w:p>
    <w:p w14:paraId="08AAD94A" w14:textId="28F54EE5" w:rsidR="00E1342A" w:rsidRPr="00C74A35" w:rsidRDefault="00E1342A" w:rsidP="006F7792">
      <w:pPr>
        <w:numPr>
          <w:ilvl w:val="0"/>
          <w:numId w:val="11"/>
        </w:numPr>
        <w:spacing w:after="0" w:line="360" w:lineRule="auto"/>
      </w:pPr>
      <w:r>
        <w:t>Remind students of the dangers associated with strong magnetic fields.</w:t>
      </w:r>
    </w:p>
    <w:p w14:paraId="0155638C" w14:textId="2DF6C152" w:rsidR="006F7792" w:rsidRPr="00C74A35" w:rsidRDefault="006F7792" w:rsidP="00E1342A">
      <w:pPr>
        <w:numPr>
          <w:ilvl w:val="0"/>
          <w:numId w:val="11"/>
        </w:numPr>
        <w:spacing w:after="0" w:line="360" w:lineRule="auto"/>
      </w:pPr>
      <w:r w:rsidRPr="00C74A35">
        <w:t>Provide guidelines for using personal protective equipment</w:t>
      </w:r>
      <w:r w:rsidR="00D605FA">
        <w:t xml:space="preserve"> including </w:t>
      </w:r>
      <w:r w:rsidR="00E1342A">
        <w:t xml:space="preserve">wearing </w:t>
      </w:r>
      <w:r w:rsidRPr="00C74A35">
        <w:t>safety glasses</w:t>
      </w:r>
      <w:r w:rsidR="00E1342A">
        <w:t xml:space="preserve"> when submitting or retrieving samples. No lab coats are to be worn in the NMR suite.</w:t>
      </w:r>
    </w:p>
    <w:p w14:paraId="43D8B5D2" w14:textId="6EFB65F2" w:rsidR="006F7792" w:rsidRPr="00C74A35" w:rsidRDefault="00E1342A" w:rsidP="006F7792">
      <w:pPr>
        <w:spacing w:after="0" w:line="360" w:lineRule="auto"/>
      </w:pPr>
      <w:r>
        <w:t>3</w:t>
      </w:r>
      <w:r w:rsidR="006F7792" w:rsidRPr="00C74A35">
        <w:t xml:space="preserve">. </w:t>
      </w:r>
      <w:r w:rsidR="006F7792" w:rsidRPr="00C74A35">
        <w:rPr>
          <w:b/>
          <w:bCs/>
        </w:rPr>
        <w:t>Sample Preparation:</w:t>
      </w:r>
    </w:p>
    <w:p w14:paraId="6BC40976" w14:textId="0D88F196" w:rsidR="006F7792" w:rsidRDefault="006F7792" w:rsidP="006F7792">
      <w:pPr>
        <w:numPr>
          <w:ilvl w:val="0"/>
          <w:numId w:val="13"/>
        </w:numPr>
        <w:spacing w:after="0" w:line="360" w:lineRule="auto"/>
      </w:pPr>
      <w:r w:rsidRPr="00C74A35">
        <w:t xml:space="preserve">Provide guidelines on choosing the appropriate solvents </w:t>
      </w:r>
      <w:r w:rsidR="00E1342A">
        <w:t>and concentrations for NMR.</w:t>
      </w:r>
    </w:p>
    <w:p w14:paraId="5AABE6CE" w14:textId="2E26DDF1" w:rsidR="006F7792" w:rsidRDefault="006F7792" w:rsidP="006F7792">
      <w:pPr>
        <w:numPr>
          <w:ilvl w:val="0"/>
          <w:numId w:val="13"/>
        </w:numPr>
        <w:spacing w:after="0" w:line="360" w:lineRule="auto"/>
      </w:pPr>
      <w:r w:rsidRPr="00C74A35">
        <w:t>Instruct users on sample preparation</w:t>
      </w:r>
      <w:r w:rsidR="00AC6028">
        <w:t xml:space="preserve"> including correct tube fill levels and advice on the effects and removal of undissolved solids.</w:t>
      </w:r>
    </w:p>
    <w:p w14:paraId="207254CD" w14:textId="7ACC52A3" w:rsidR="00723642" w:rsidRPr="00C74A35" w:rsidRDefault="00723642" w:rsidP="006F7792">
      <w:pPr>
        <w:numPr>
          <w:ilvl w:val="0"/>
          <w:numId w:val="13"/>
        </w:numPr>
        <w:spacing w:after="0" w:line="360" w:lineRule="auto"/>
      </w:pPr>
      <w:r>
        <w:t>Show how to place sample tubes within the correct spinner and level them appropriately. NOTE: take care here, incorrect sample levelling is the number one cause of serious instrument malfunctions and damage.</w:t>
      </w:r>
    </w:p>
    <w:p w14:paraId="4C5ABAC9" w14:textId="4AFBF73D" w:rsidR="00526EF7" w:rsidRDefault="005B42D2" w:rsidP="00526EF7">
      <w:pPr>
        <w:spacing w:after="0" w:line="360" w:lineRule="auto"/>
      </w:pPr>
      <w:r>
        <w:t>4</w:t>
      </w:r>
      <w:r w:rsidR="006F7792" w:rsidRPr="00C74A35">
        <w:t xml:space="preserve">. </w:t>
      </w:r>
      <w:r w:rsidR="00B41D5A">
        <w:rPr>
          <w:b/>
          <w:bCs/>
        </w:rPr>
        <w:t>Sample Submission</w:t>
      </w:r>
      <w:r w:rsidR="006F7792" w:rsidRPr="00C74A35">
        <w:rPr>
          <w:b/>
          <w:bCs/>
        </w:rPr>
        <w:t>:</w:t>
      </w:r>
    </w:p>
    <w:p w14:paraId="3FDAE65F" w14:textId="497C9B32" w:rsidR="001A05ED" w:rsidRDefault="001A05ED" w:rsidP="001A05ED">
      <w:pPr>
        <w:pStyle w:val="ListParagraph"/>
        <w:numPr>
          <w:ilvl w:val="0"/>
          <w:numId w:val="24"/>
        </w:numPr>
        <w:spacing w:after="0" w:line="360" w:lineRule="auto"/>
      </w:pPr>
      <w:r>
        <w:lastRenderedPageBreak/>
        <w:t xml:space="preserve">Run through the sample submission process including logging in, </w:t>
      </w:r>
      <w:r w:rsidR="007A1D6D">
        <w:t xml:space="preserve">sample position selector, solvent and experiment selection, night/day experiments and </w:t>
      </w:r>
      <w:r w:rsidR="00196B17">
        <w:t>user details.</w:t>
      </w:r>
    </w:p>
    <w:p w14:paraId="2058599F" w14:textId="74376306" w:rsidR="00196B17" w:rsidRDefault="00196B17" w:rsidP="001A05ED">
      <w:pPr>
        <w:pStyle w:val="ListParagraph"/>
        <w:numPr>
          <w:ilvl w:val="0"/>
          <w:numId w:val="24"/>
        </w:numPr>
        <w:spacing w:after="0" w:line="360" w:lineRule="auto"/>
      </w:pPr>
      <w:r>
        <w:t>Demonstrate how to place the sample in the sample holder.</w:t>
      </w:r>
    </w:p>
    <w:p w14:paraId="7CAC8F47" w14:textId="7666E1F4" w:rsidR="00196B17" w:rsidRDefault="00196B17" w:rsidP="001A05ED">
      <w:pPr>
        <w:pStyle w:val="ListParagraph"/>
        <w:numPr>
          <w:ilvl w:val="0"/>
          <w:numId w:val="24"/>
        </w:numPr>
        <w:spacing w:after="0" w:line="360" w:lineRule="auto"/>
      </w:pPr>
      <w:r>
        <w:t xml:space="preserve">Explain how to remove any </w:t>
      </w:r>
      <w:r w:rsidR="00723642">
        <w:t>other completed samples from the holder and where to place them in the sample racks.</w:t>
      </w:r>
    </w:p>
    <w:p w14:paraId="363D5C5D" w14:textId="23383432" w:rsidR="006F7792" w:rsidRPr="00C74A35" w:rsidRDefault="005B42D2" w:rsidP="006F7792">
      <w:pPr>
        <w:spacing w:after="0" w:line="360" w:lineRule="auto"/>
      </w:pPr>
      <w:r>
        <w:t>5</w:t>
      </w:r>
      <w:r w:rsidR="006F7792" w:rsidRPr="00C74A35">
        <w:t xml:space="preserve">. </w:t>
      </w:r>
      <w:r w:rsidR="006F7792" w:rsidRPr="00C74A35">
        <w:rPr>
          <w:b/>
          <w:bCs/>
        </w:rPr>
        <w:t>Data Analysis:</w:t>
      </w:r>
    </w:p>
    <w:p w14:paraId="6B0D1D7F" w14:textId="6C1D0FF0" w:rsidR="006F7792" w:rsidRPr="00C74A35" w:rsidRDefault="006F7792" w:rsidP="006F7792">
      <w:pPr>
        <w:pStyle w:val="ListParagraph"/>
        <w:numPr>
          <w:ilvl w:val="0"/>
          <w:numId w:val="21"/>
        </w:numPr>
        <w:spacing w:after="0" w:line="360" w:lineRule="auto"/>
      </w:pPr>
      <w:r w:rsidRPr="00C74A35">
        <w:t xml:space="preserve">Provide training on using the </w:t>
      </w:r>
      <w:r w:rsidR="00526EF7">
        <w:t>NMR</w:t>
      </w:r>
      <w:r w:rsidRPr="00C74A35">
        <w:t xml:space="preserve"> software for data acquisition. </w:t>
      </w:r>
    </w:p>
    <w:p w14:paraId="71317670" w14:textId="4CD2D957" w:rsidR="006F7792" w:rsidRPr="00C74A35" w:rsidRDefault="006F7792" w:rsidP="006F7792">
      <w:pPr>
        <w:pStyle w:val="ListParagraph"/>
        <w:numPr>
          <w:ilvl w:val="0"/>
          <w:numId w:val="21"/>
        </w:numPr>
        <w:spacing w:after="0" w:line="360" w:lineRule="auto"/>
      </w:pPr>
      <w:r w:rsidRPr="00C74A35">
        <w:t xml:space="preserve">Demonstrate how to interpret </w:t>
      </w:r>
      <w:r w:rsidR="00526EF7">
        <w:t xml:space="preserve">the NMR data, including </w:t>
      </w:r>
      <w:r w:rsidRPr="00C65462">
        <w:t xml:space="preserve">peak </w:t>
      </w:r>
      <w:r w:rsidR="00526EF7">
        <w:t xml:space="preserve">position, peak integrals and splitting patterns using the </w:t>
      </w:r>
      <w:proofErr w:type="spellStart"/>
      <w:r w:rsidR="00526EF7">
        <w:t>TopSpin</w:t>
      </w:r>
      <w:proofErr w:type="spellEnd"/>
      <w:r w:rsidR="00526EF7">
        <w:t xml:space="preserve"> software. Students should be familiar with </w:t>
      </w:r>
      <w:proofErr w:type="spellStart"/>
      <w:r w:rsidR="00526EF7">
        <w:t>MNova</w:t>
      </w:r>
      <w:proofErr w:type="spellEnd"/>
      <w:r w:rsidR="00526EF7">
        <w:t>, but additional guidance on this software is available on LEARN if required.</w:t>
      </w:r>
      <w:r w:rsidRPr="00C74A35">
        <w:t xml:space="preserve"> </w:t>
      </w:r>
    </w:p>
    <w:p w14:paraId="119996B5" w14:textId="676D6AE3" w:rsidR="006F7792" w:rsidRPr="00C74A35" w:rsidRDefault="005B42D2" w:rsidP="006F7792">
      <w:pPr>
        <w:spacing w:after="0" w:line="360" w:lineRule="auto"/>
      </w:pPr>
      <w:r>
        <w:t>6</w:t>
      </w:r>
      <w:r w:rsidR="006F7792" w:rsidRPr="00C74A35">
        <w:t xml:space="preserve">. </w:t>
      </w:r>
      <w:r w:rsidR="00526EF7">
        <w:rPr>
          <w:b/>
          <w:bCs/>
        </w:rPr>
        <w:t>Logging Off procedure</w:t>
      </w:r>
      <w:r w:rsidR="006F7792" w:rsidRPr="00C74A35">
        <w:rPr>
          <w:b/>
          <w:bCs/>
        </w:rPr>
        <w:t>:</w:t>
      </w:r>
    </w:p>
    <w:p w14:paraId="04647161" w14:textId="0FCD9399" w:rsidR="006F7792" w:rsidRDefault="00353412" w:rsidP="006F7792">
      <w:pPr>
        <w:pStyle w:val="ListParagraph"/>
        <w:numPr>
          <w:ilvl w:val="0"/>
          <w:numId w:val="22"/>
        </w:numPr>
        <w:spacing w:after="0" w:line="360" w:lineRule="auto"/>
      </w:pPr>
      <w:r>
        <w:t>Remind users to log off after submitting.</w:t>
      </w:r>
    </w:p>
    <w:p w14:paraId="1E70DB1F" w14:textId="776C3879" w:rsidR="00353412" w:rsidRPr="00C74A35" w:rsidRDefault="00353412" w:rsidP="006F7792">
      <w:pPr>
        <w:pStyle w:val="ListParagraph"/>
        <w:numPr>
          <w:ilvl w:val="0"/>
          <w:numId w:val="22"/>
        </w:numPr>
        <w:spacing w:after="0" w:line="360" w:lineRule="auto"/>
      </w:pPr>
      <w:r>
        <w:t>Please leave the area clear of any samples, tissues and put away any</w:t>
      </w:r>
      <w:r w:rsidR="000B788A">
        <w:t xml:space="preserve"> spinners or</w:t>
      </w:r>
      <w:r>
        <w:t xml:space="preserve"> </w:t>
      </w:r>
      <w:r w:rsidR="000B788A">
        <w:t xml:space="preserve">samples taken out of the instrument. </w:t>
      </w:r>
    </w:p>
    <w:p w14:paraId="1C5E5C26" w14:textId="062894E0" w:rsidR="006F7792" w:rsidRPr="00C74A35" w:rsidRDefault="005B42D2" w:rsidP="006F7792">
      <w:pPr>
        <w:spacing w:after="0" w:line="360" w:lineRule="auto"/>
      </w:pPr>
      <w:r>
        <w:t>7</w:t>
      </w:r>
      <w:r w:rsidR="006F7792" w:rsidRPr="00C74A35">
        <w:t xml:space="preserve">. </w:t>
      </w:r>
      <w:r w:rsidR="006F7792" w:rsidRPr="00C74A35">
        <w:rPr>
          <w:b/>
          <w:bCs/>
        </w:rPr>
        <w:t>Maintenance and Troubleshooting:</w:t>
      </w:r>
    </w:p>
    <w:p w14:paraId="02C4A03A" w14:textId="38268AEB" w:rsidR="000B788A" w:rsidRDefault="006F7792" w:rsidP="00357A8C">
      <w:pPr>
        <w:pStyle w:val="ListParagraph"/>
        <w:numPr>
          <w:ilvl w:val="0"/>
          <w:numId w:val="23"/>
        </w:numPr>
        <w:spacing w:after="0" w:line="360" w:lineRule="auto"/>
      </w:pPr>
      <w:r w:rsidRPr="00C74A35">
        <w:t xml:space="preserve">Offer guidance on common troubleshooting issues and when to contact </w:t>
      </w:r>
      <w:r>
        <w:t xml:space="preserve">the </w:t>
      </w:r>
      <w:r w:rsidR="000B788A">
        <w:t xml:space="preserve">NMR </w:t>
      </w:r>
      <w:r>
        <w:t>Technician</w:t>
      </w:r>
      <w:r w:rsidR="000B788A">
        <w:t>s using the bell provided</w:t>
      </w:r>
      <w:r w:rsidRPr="00C74A35">
        <w:t>.</w:t>
      </w:r>
      <w:r>
        <w:t xml:space="preserve"> Common issues include </w:t>
      </w:r>
      <w:r w:rsidR="00C65C3C">
        <w:t xml:space="preserve">using </w:t>
      </w:r>
      <w:proofErr w:type="spellStart"/>
      <w:r w:rsidR="00C65C3C">
        <w:t>o-rings</w:t>
      </w:r>
      <w:proofErr w:type="spellEnd"/>
      <w:r w:rsidR="00C65C3C">
        <w:t xml:space="preserve"> to secure sliding tubes, DMSO </w:t>
      </w:r>
      <w:r w:rsidR="006E5CCF">
        <w:t>freezing and the use of Young’s tap NMR tubes.</w:t>
      </w:r>
    </w:p>
    <w:p w14:paraId="427B49A9" w14:textId="131443C3" w:rsidR="006F7792" w:rsidRPr="00C74A35" w:rsidRDefault="005B42D2" w:rsidP="000B788A">
      <w:pPr>
        <w:spacing w:after="0" w:line="360" w:lineRule="auto"/>
      </w:pPr>
      <w:r>
        <w:t>8</w:t>
      </w:r>
      <w:r w:rsidR="006F7792" w:rsidRPr="00C74A35">
        <w:t xml:space="preserve">. </w:t>
      </w:r>
      <w:r w:rsidR="006F7792" w:rsidRPr="000B788A">
        <w:rPr>
          <w:b/>
          <w:bCs/>
        </w:rPr>
        <w:t>Documentation:</w:t>
      </w:r>
    </w:p>
    <w:p w14:paraId="0EC5B622" w14:textId="53EBED3A" w:rsidR="006F7792" w:rsidRPr="00C74A35" w:rsidRDefault="006F7792" w:rsidP="006F7792">
      <w:pPr>
        <w:pStyle w:val="ListParagraph"/>
        <w:numPr>
          <w:ilvl w:val="0"/>
          <w:numId w:val="23"/>
        </w:numPr>
        <w:spacing w:after="0" w:line="360" w:lineRule="auto"/>
      </w:pPr>
      <w:r w:rsidRPr="00C74A35">
        <w:t xml:space="preserve">Stress the importance of maintaining a detailed </w:t>
      </w:r>
      <w:r w:rsidR="00E579E3">
        <w:t>record of</w:t>
      </w:r>
      <w:r w:rsidRPr="00C74A35">
        <w:t xml:space="preserve"> </w:t>
      </w:r>
      <w:r w:rsidR="00E579E3">
        <w:t>NMR samples</w:t>
      </w:r>
      <w:r w:rsidRPr="00C74A35">
        <w:t xml:space="preserve"> run, including sample details</w:t>
      </w:r>
      <w:r w:rsidR="00E579E3">
        <w:t xml:space="preserve"> and acquired spectra</w:t>
      </w:r>
      <w:r w:rsidRPr="00C74A35">
        <w:t xml:space="preserve">. </w:t>
      </w:r>
      <w:r>
        <w:t xml:space="preserve">These should be recorded in lab notebooks and any data copied over to personal devices </w:t>
      </w:r>
      <w:r w:rsidR="00E579E3">
        <w:t>from the NMR archive</w:t>
      </w:r>
      <w:r>
        <w:t>.</w:t>
      </w:r>
    </w:p>
    <w:p w14:paraId="30BD9433" w14:textId="77777777" w:rsidR="0038437D" w:rsidRDefault="0038437D" w:rsidP="0038437D"/>
    <w:p w14:paraId="22528006" w14:textId="77777777" w:rsidR="0038437D" w:rsidRPr="007C1E28" w:rsidRDefault="0038437D" w:rsidP="0038437D">
      <w:pPr>
        <w:keepNext/>
        <w:keepLines/>
        <w:spacing w:line="276" w:lineRule="auto"/>
        <w:outlineLvl w:val="2"/>
        <w:rPr>
          <w:b/>
          <w:bCs/>
          <w:u w:val="single"/>
        </w:rPr>
      </w:pPr>
      <w:r>
        <w:rPr>
          <w:b/>
          <w:bCs/>
          <w:u w:val="single"/>
        </w:rPr>
        <w:t>Test Samples</w:t>
      </w:r>
      <w:r w:rsidRPr="007C1E28">
        <w:rPr>
          <w:b/>
          <w:bCs/>
          <w:u w:val="single"/>
        </w:rPr>
        <w:t>:</w:t>
      </w:r>
    </w:p>
    <w:p w14:paraId="520632AE" w14:textId="77777777" w:rsidR="0038437D" w:rsidRDefault="0038437D" w:rsidP="0038437D">
      <w:commentRangeStart w:id="23"/>
      <w:r>
        <w:t>Test sample details – to be added.</w:t>
      </w:r>
      <w:commentRangeEnd w:id="23"/>
      <w:r>
        <w:rPr>
          <w:rStyle w:val="CommentReference"/>
        </w:rPr>
        <w:commentReference w:id="23"/>
      </w:r>
    </w:p>
    <w:p w14:paraId="51E8F2BE" w14:textId="013D8901" w:rsidR="006F7792" w:rsidRPr="007C1E28" w:rsidRDefault="006F7792" w:rsidP="006F7792">
      <w:pPr>
        <w:keepNext/>
        <w:keepLines/>
        <w:outlineLvl w:val="2"/>
        <w:rPr>
          <w:b/>
          <w:bCs/>
          <w:u w:val="single"/>
        </w:rPr>
      </w:pPr>
      <w:r w:rsidRPr="007C1E28">
        <w:rPr>
          <w:b/>
          <w:bCs/>
          <w:u w:val="single"/>
        </w:rPr>
        <w:t>Assessment:</w:t>
      </w:r>
    </w:p>
    <w:p w14:paraId="2E2C1403" w14:textId="77777777" w:rsidR="005B42D2" w:rsidRPr="007C1E28" w:rsidRDefault="005B42D2" w:rsidP="005B42D2">
      <w:r>
        <w:t>Complete the associated multiple-choice quiz on LEARN.</w:t>
      </w:r>
    </w:p>
    <w:p w14:paraId="6E6C3AED" w14:textId="77777777" w:rsidR="00F61295" w:rsidRPr="00DD4208" w:rsidRDefault="00F61295" w:rsidP="00F61295">
      <w:pPr>
        <w:pStyle w:val="SubheadingforMBC"/>
        <w:spacing w:line="276" w:lineRule="auto"/>
      </w:pPr>
      <w:r w:rsidRPr="00DD4208">
        <w:t>Further Support:</w:t>
      </w:r>
    </w:p>
    <w:p w14:paraId="491D79D4" w14:textId="31EF48EE" w:rsidR="00F61295" w:rsidRPr="007C1E28" w:rsidRDefault="00F61295" w:rsidP="00F61295">
      <w:pPr>
        <w:spacing w:line="276" w:lineRule="auto"/>
      </w:pPr>
      <w:r>
        <w:t xml:space="preserve">Further information on the </w:t>
      </w:r>
      <w:r w:rsidR="007B0FF3">
        <w:t xml:space="preserve">theory and uses of NMR can be found in the notes from the Semester 1 Introduction to NMR course. Advice and guidance on downloading and using the NMR software </w:t>
      </w:r>
      <w:proofErr w:type="spellStart"/>
      <w:r w:rsidR="007B0FF3">
        <w:t>MNova</w:t>
      </w:r>
      <w:proofErr w:type="spellEnd"/>
      <w:r w:rsidR="007B0FF3">
        <w:t xml:space="preserve"> can be found on LEARN.</w:t>
      </w:r>
    </w:p>
    <w:p w14:paraId="45C2CB63" w14:textId="45085D23" w:rsidR="008809FE" w:rsidRDefault="00A769E7">
      <w:pPr>
        <w:jc w:val="left"/>
        <w:rPr>
          <w:b/>
          <w:sz w:val="28"/>
          <w:szCs w:val="24"/>
        </w:rPr>
      </w:pPr>
      <w:r>
        <w:rPr>
          <w:b/>
          <w:sz w:val="28"/>
          <w:szCs w:val="24"/>
        </w:rPr>
        <w:br w:type="page"/>
      </w:r>
    </w:p>
    <w:p w14:paraId="74CE69CD" w14:textId="4A52207B" w:rsidR="00602717" w:rsidRPr="007C1E28" w:rsidRDefault="00602717" w:rsidP="00602717">
      <w:pPr>
        <w:keepNext/>
        <w:keepLines/>
        <w:spacing w:after="9" w:line="249" w:lineRule="auto"/>
        <w:outlineLvl w:val="1"/>
        <w:rPr>
          <w:b/>
          <w:sz w:val="28"/>
          <w:szCs w:val="24"/>
        </w:rPr>
      </w:pPr>
      <w:r>
        <w:rPr>
          <w:b/>
          <w:sz w:val="28"/>
          <w:szCs w:val="24"/>
        </w:rPr>
        <w:lastRenderedPageBreak/>
        <w:t>Computational Exercise</w:t>
      </w:r>
    </w:p>
    <w:p w14:paraId="2DBDE6AB" w14:textId="77777777" w:rsidR="00602717" w:rsidRPr="007C1E28" w:rsidRDefault="00602717" w:rsidP="00602717">
      <w:pPr>
        <w:spacing w:after="0"/>
        <w:jc w:val="left"/>
      </w:pPr>
      <w:r w:rsidRPr="007C1E28">
        <w:t xml:space="preserve"> </w:t>
      </w:r>
    </w:p>
    <w:p w14:paraId="2D33E8F2" w14:textId="77777777" w:rsidR="00602D3C" w:rsidRDefault="00602D3C" w:rsidP="00602D3C">
      <w:pPr>
        <w:keepNext/>
        <w:keepLines/>
        <w:outlineLvl w:val="2"/>
        <w:rPr>
          <w:ins w:id="24" w:author="Valentina Erastova" w:date="2024-01-05T13:11:00Z"/>
          <w:b/>
          <w:bCs/>
          <w:u w:val="single"/>
        </w:rPr>
      </w:pPr>
      <w:ins w:id="25" w:author="Valentina Erastova" w:date="2024-01-05T12:15:00Z">
        <w:r w:rsidRPr="007C1E28">
          <w:rPr>
            <w:b/>
            <w:bCs/>
            <w:u w:val="single"/>
          </w:rPr>
          <w:t xml:space="preserve">Learning Outcomes: </w:t>
        </w:r>
      </w:ins>
    </w:p>
    <w:p w14:paraId="7CABB674" w14:textId="3092E842" w:rsidR="004D27F9" w:rsidRDefault="004D27F9" w:rsidP="004D27F9">
      <w:pPr>
        <w:pStyle w:val="ListParagraph"/>
        <w:keepNext/>
        <w:keepLines/>
        <w:numPr>
          <w:ilvl w:val="0"/>
          <w:numId w:val="27"/>
        </w:numPr>
        <w:spacing w:line="240" w:lineRule="auto"/>
        <w:ind w:left="709" w:hanging="283"/>
        <w:outlineLvl w:val="2"/>
        <w:rPr>
          <w:ins w:id="26" w:author="Valentina Erastova" w:date="2024-01-05T13:18:00Z"/>
        </w:rPr>
      </w:pPr>
      <w:ins w:id="27" w:author="Valentina Erastova" w:date="2024-01-05T13:21:00Z">
        <w:r>
          <w:t>U</w:t>
        </w:r>
      </w:ins>
      <w:ins w:id="28" w:author="Valentina Erastova" w:date="2024-01-05T13:11:00Z">
        <w:r w:rsidR="00EF7B3B" w:rsidRPr="00EF7B3B">
          <w:rPr>
            <w:rPrChange w:id="29" w:author="Valentina Erastova" w:date="2024-01-05T13:11:00Z">
              <w:rPr>
                <w:b/>
                <w:bCs/>
                <w:u w:val="single"/>
              </w:rPr>
            </w:rPrChange>
          </w:rPr>
          <w:t xml:space="preserve">nderstanding of the </w:t>
        </w:r>
        <w:r w:rsidR="00EF7B3B">
          <w:t xml:space="preserve">practical aspects of </w:t>
        </w:r>
      </w:ins>
      <w:ins w:id="30" w:author="Valentina Erastova" w:date="2024-01-07T19:19:00Z">
        <w:r w:rsidR="000E1047">
          <w:t>molecular simulations</w:t>
        </w:r>
      </w:ins>
      <w:ins w:id="31" w:author="Valentina Erastova" w:date="2024-01-05T13:17:00Z">
        <w:r w:rsidR="00EF7B3B">
          <w:t>.</w:t>
        </w:r>
      </w:ins>
    </w:p>
    <w:p w14:paraId="44133853" w14:textId="18C9FE25" w:rsidR="00EF7B3B" w:rsidRDefault="004D27F9" w:rsidP="00EF7B3B">
      <w:pPr>
        <w:pStyle w:val="ListParagraph"/>
        <w:keepNext/>
        <w:keepLines/>
        <w:numPr>
          <w:ilvl w:val="0"/>
          <w:numId w:val="27"/>
        </w:numPr>
        <w:spacing w:line="240" w:lineRule="auto"/>
        <w:ind w:left="709" w:hanging="283"/>
        <w:outlineLvl w:val="2"/>
        <w:rPr>
          <w:ins w:id="32" w:author="Valentina Erastova" w:date="2024-01-05T13:21:00Z"/>
        </w:rPr>
      </w:pPr>
      <w:ins w:id="33" w:author="Valentina Erastova" w:date="2024-01-05T13:21:00Z">
        <w:r>
          <w:t>B</w:t>
        </w:r>
      </w:ins>
      <w:ins w:id="34" w:author="Valentina Erastova" w:date="2024-01-05T13:18:00Z">
        <w:r w:rsidR="00EF7B3B">
          <w:t>asics of the command-line interface and us</w:t>
        </w:r>
      </w:ins>
      <w:ins w:id="35" w:author="Valentina Erastova" w:date="2024-01-05T13:21:00Z">
        <w:r>
          <w:t>age</w:t>
        </w:r>
      </w:ins>
      <w:ins w:id="36" w:author="Valentina Erastova" w:date="2024-01-05T13:18:00Z">
        <w:r w:rsidR="00EF7B3B">
          <w:t xml:space="preserve"> high-performance computing resources.</w:t>
        </w:r>
      </w:ins>
    </w:p>
    <w:p w14:paraId="3D78D2E7" w14:textId="111960E6" w:rsidR="004D27F9" w:rsidRDefault="004D27F9" w:rsidP="004D27F9">
      <w:pPr>
        <w:pStyle w:val="ListParagraph"/>
        <w:numPr>
          <w:ilvl w:val="0"/>
          <w:numId w:val="27"/>
        </w:numPr>
        <w:spacing w:after="0" w:line="240" w:lineRule="auto"/>
        <w:ind w:left="709" w:hanging="283"/>
        <w:jc w:val="left"/>
        <w:rPr>
          <w:ins w:id="37" w:author="Valentina Erastova" w:date="2024-01-05T13:21:00Z"/>
        </w:rPr>
      </w:pPr>
      <w:ins w:id="38" w:author="Valentina Erastova" w:date="2024-01-05T13:21:00Z">
        <w:r>
          <w:t>Operat</w:t>
        </w:r>
      </w:ins>
      <w:ins w:id="39" w:author="Valentina Erastova" w:date="2024-01-05T13:22:00Z">
        <w:r>
          <w:t>ing</w:t>
        </w:r>
      </w:ins>
      <w:ins w:id="40" w:author="Valentina Erastova" w:date="2024-01-05T13:21:00Z">
        <w:r>
          <w:t xml:space="preserve"> common computational chemistry packages to tackle real chemical problems.</w:t>
        </w:r>
      </w:ins>
    </w:p>
    <w:p w14:paraId="32396140" w14:textId="0A6CA355" w:rsidR="00EF7B3B" w:rsidRDefault="004D27F9" w:rsidP="00EF7B3B">
      <w:pPr>
        <w:pStyle w:val="ListParagraph"/>
        <w:numPr>
          <w:ilvl w:val="0"/>
          <w:numId w:val="27"/>
        </w:numPr>
        <w:spacing w:after="0" w:line="240" w:lineRule="auto"/>
        <w:ind w:left="709" w:hanging="283"/>
        <w:jc w:val="left"/>
        <w:rPr>
          <w:ins w:id="41" w:author="Valentina Erastova" w:date="2024-01-05T13:19:00Z"/>
        </w:rPr>
      </w:pPr>
      <w:ins w:id="42" w:author="Valentina Erastova" w:date="2024-01-05T13:22:00Z">
        <w:r>
          <w:t>P</w:t>
        </w:r>
      </w:ins>
      <w:ins w:id="43" w:author="Valentina Erastova" w:date="2024-01-05T13:12:00Z">
        <w:r w:rsidR="00EF7B3B">
          <w:t>repar</w:t>
        </w:r>
      </w:ins>
      <w:ins w:id="44" w:author="Valentina Erastova" w:date="2024-01-05T13:22:00Z">
        <w:r>
          <w:t>ation of syste</w:t>
        </w:r>
      </w:ins>
      <w:ins w:id="45" w:author="Valentina Erastova" w:date="2024-01-05T13:23:00Z">
        <w:r>
          <w:t>ms for</w:t>
        </w:r>
      </w:ins>
      <w:ins w:id="46" w:author="Valentina Erastova" w:date="2024-01-05T13:15:00Z">
        <w:r w:rsidR="00EF7B3B">
          <w:t xml:space="preserve"> molecular dynamics </w:t>
        </w:r>
      </w:ins>
      <w:ins w:id="47" w:author="Valentina Erastova" w:date="2024-01-05T13:12:00Z">
        <w:r w:rsidR="00EF7B3B">
          <w:t>simulations a</w:t>
        </w:r>
      </w:ins>
      <w:ins w:id="48" w:author="Valentina Erastova" w:date="2024-01-05T13:13:00Z">
        <w:r w:rsidR="00EF7B3B">
          <w:t>nd</w:t>
        </w:r>
      </w:ins>
      <w:ins w:id="49" w:author="Valentina Erastova" w:date="2024-01-05T13:15:00Z">
        <w:r w:rsidR="00EF7B3B">
          <w:t xml:space="preserve"> </w:t>
        </w:r>
      </w:ins>
      <w:ins w:id="50" w:author="Valentina Erastova" w:date="2024-01-05T13:12:00Z">
        <w:r w:rsidR="00EF7B3B">
          <w:t>troubleshoot</w:t>
        </w:r>
      </w:ins>
      <w:ins w:id="51" w:author="Valentina Erastova" w:date="2024-01-05T13:23:00Z">
        <w:r>
          <w:t>ing</w:t>
        </w:r>
      </w:ins>
      <w:ins w:id="52" w:author="Valentina Erastova" w:date="2024-01-05T13:13:00Z">
        <w:r w:rsidR="00EF7B3B">
          <w:t xml:space="preserve"> the </w:t>
        </w:r>
      </w:ins>
      <w:proofErr w:type="spellStart"/>
      <w:ins w:id="53" w:author="Valentina Erastova" w:date="2024-01-05T13:16:00Z">
        <w:r w:rsidR="00EF7B3B">
          <w:t>set up</w:t>
        </w:r>
        <w:proofErr w:type="spellEnd"/>
        <w:r w:rsidR="00EF7B3B">
          <w:t>, simulations and analysis steps.</w:t>
        </w:r>
      </w:ins>
    </w:p>
    <w:p w14:paraId="44C638A3" w14:textId="010E9863" w:rsidR="004D27F9" w:rsidRDefault="00EF7B3B" w:rsidP="004D27F9">
      <w:pPr>
        <w:pStyle w:val="ListParagraph"/>
        <w:numPr>
          <w:ilvl w:val="0"/>
          <w:numId w:val="27"/>
        </w:numPr>
        <w:spacing w:after="0" w:line="240" w:lineRule="auto"/>
        <w:ind w:left="709" w:hanging="283"/>
        <w:jc w:val="left"/>
        <w:rPr>
          <w:ins w:id="54" w:author="Valentina Erastova" w:date="2024-01-05T13:23:00Z"/>
        </w:rPr>
      </w:pPr>
      <w:ins w:id="55" w:author="Valentina Erastova" w:date="2024-01-05T13:19:00Z">
        <w:r>
          <w:t>Understand</w:t>
        </w:r>
      </w:ins>
      <w:ins w:id="56" w:author="Valentina Erastova" w:date="2024-01-05T13:23:00Z">
        <w:r w:rsidR="004D27F9">
          <w:t>ing of</w:t>
        </w:r>
      </w:ins>
      <w:ins w:id="57" w:author="Valentina Erastova" w:date="2024-01-05T13:19:00Z">
        <w:r>
          <w:t xml:space="preserve"> the limitations of the </w:t>
        </w:r>
      </w:ins>
      <w:ins w:id="58" w:author="Valentina Erastova" w:date="2024-01-05T13:20:00Z">
        <w:r>
          <w:t>computational chemistry</w:t>
        </w:r>
      </w:ins>
      <w:ins w:id="59" w:author="Valentina Erastova" w:date="2024-01-05T13:19:00Z">
        <w:r>
          <w:t xml:space="preserve"> techniques </w:t>
        </w:r>
      </w:ins>
      <w:ins w:id="60" w:author="Valentina Erastova" w:date="2024-01-05T13:20:00Z">
        <w:r>
          <w:t>used</w:t>
        </w:r>
      </w:ins>
      <w:ins w:id="61" w:author="Valentina Erastova" w:date="2024-01-05T13:23:00Z">
        <w:r w:rsidR="004D27F9">
          <w:t>.</w:t>
        </w:r>
      </w:ins>
    </w:p>
    <w:p w14:paraId="3C91FEE2" w14:textId="77777777" w:rsidR="0033325A" w:rsidRDefault="004D27F9" w:rsidP="0033325A">
      <w:pPr>
        <w:pStyle w:val="ListParagraph"/>
        <w:numPr>
          <w:ilvl w:val="0"/>
          <w:numId w:val="27"/>
        </w:numPr>
        <w:spacing w:after="0" w:line="240" w:lineRule="auto"/>
        <w:ind w:left="709" w:hanging="283"/>
        <w:jc w:val="left"/>
        <w:rPr>
          <w:ins w:id="62" w:author="Valentina Erastova" w:date="2024-01-05T13:36:00Z"/>
        </w:rPr>
      </w:pPr>
      <w:ins w:id="63" w:author="Valentina Erastova" w:date="2024-01-05T13:23:00Z">
        <w:r>
          <w:t>Reporting of the methodo</w:t>
        </w:r>
      </w:ins>
      <w:ins w:id="64" w:author="Valentina Erastova" w:date="2024-01-05T13:24:00Z">
        <w:r>
          <w:t xml:space="preserve">logy and observations in a </w:t>
        </w:r>
      </w:ins>
      <w:ins w:id="65" w:author="Valentina Erastova" w:date="2024-01-05T13:27:00Z">
        <w:r w:rsidR="00F16881">
          <w:t>condensed</w:t>
        </w:r>
      </w:ins>
      <w:ins w:id="66" w:author="Valentina Erastova" w:date="2024-01-05T13:24:00Z">
        <w:r>
          <w:t xml:space="preserve"> written format</w:t>
        </w:r>
      </w:ins>
      <w:ins w:id="67" w:author="Valentina Erastova" w:date="2024-01-05T13:27:00Z">
        <w:r w:rsidR="00F16881">
          <w:t>.</w:t>
        </w:r>
      </w:ins>
    </w:p>
    <w:p w14:paraId="6D7C8969" w14:textId="5FE47511" w:rsidR="0033325A" w:rsidRPr="0033325A" w:rsidRDefault="0033325A">
      <w:pPr>
        <w:pStyle w:val="ListParagraph"/>
        <w:numPr>
          <w:ilvl w:val="0"/>
          <w:numId w:val="27"/>
        </w:numPr>
        <w:spacing w:after="0" w:line="240" w:lineRule="auto"/>
        <w:ind w:left="709" w:hanging="283"/>
        <w:jc w:val="left"/>
        <w:rPr>
          <w:ins w:id="68" w:author="Valentina Erastova" w:date="2024-01-05T13:36:00Z"/>
        </w:rPr>
        <w:pPrChange w:id="69" w:author="Valentina Erastova" w:date="2024-01-05T13:36:00Z">
          <w:pPr>
            <w:numPr>
              <w:numId w:val="27"/>
            </w:numPr>
            <w:spacing w:before="100" w:beforeAutospacing="1" w:after="100" w:afterAutospacing="1" w:line="240" w:lineRule="auto"/>
            <w:ind w:left="1080" w:hanging="360"/>
            <w:jc w:val="left"/>
          </w:pPr>
        </w:pPrChange>
      </w:pPr>
      <w:ins w:id="70" w:author="Valentina Erastova" w:date="2024-01-05T13:36:00Z">
        <w:r w:rsidRPr="0033325A">
          <w:rPr>
            <w:rFonts w:eastAsia="Times New Roman"/>
            <w:kern w:val="0"/>
            <w:szCs w:val="24"/>
            <w14:ligatures w14:val="none"/>
            <w:rPrChange w:id="71" w:author="Valentina Erastova" w:date="2024-01-05T13:36:00Z">
              <w:rPr/>
            </w:rPrChange>
          </w:rPr>
          <w:t xml:space="preserve">Group working, </w:t>
        </w:r>
        <w:proofErr w:type="gramStart"/>
        <w:r w:rsidRPr="0033325A">
          <w:rPr>
            <w:rFonts w:eastAsia="Times New Roman"/>
            <w:kern w:val="0"/>
            <w:szCs w:val="24"/>
            <w14:ligatures w14:val="none"/>
            <w:rPrChange w:id="72" w:author="Valentina Erastova" w:date="2024-01-05T13:36:00Z">
              <w:rPr/>
            </w:rPrChange>
          </w:rPr>
          <w:t>encouraged</w:t>
        </w:r>
        <w:proofErr w:type="gramEnd"/>
        <w:r w:rsidRPr="0033325A">
          <w:rPr>
            <w:rFonts w:eastAsia="Times New Roman"/>
            <w:kern w:val="0"/>
            <w:szCs w:val="24"/>
            <w14:ligatures w14:val="none"/>
            <w:rPrChange w:id="73" w:author="Valentina Erastova" w:date="2024-01-05T13:36:00Z">
              <w:rPr/>
            </w:rPrChange>
          </w:rPr>
          <w:t xml:space="preserve"> and developed through </w:t>
        </w:r>
        <w:r>
          <w:rPr>
            <w:rFonts w:eastAsia="Times New Roman"/>
            <w:kern w:val="0"/>
            <w:szCs w:val="24"/>
            <w14:ligatures w14:val="none"/>
          </w:rPr>
          <w:t>t</w:t>
        </w:r>
        <w:r w:rsidRPr="0033325A">
          <w:rPr>
            <w:rFonts w:eastAsia="Times New Roman"/>
            <w:kern w:val="0"/>
            <w:szCs w:val="24"/>
            <w14:ligatures w14:val="none"/>
            <w:rPrChange w:id="74" w:author="Valentina Erastova" w:date="2024-01-05T13:36:00Z">
              <w:rPr/>
            </w:rPrChange>
          </w:rPr>
          <w:t xml:space="preserve">he </w:t>
        </w:r>
        <w:proofErr w:type="spellStart"/>
        <w:r w:rsidRPr="0033325A">
          <w:rPr>
            <w:rFonts w:eastAsia="Times New Roman"/>
            <w:kern w:val="0"/>
            <w:szCs w:val="24"/>
            <w14:ligatures w14:val="none"/>
            <w:rPrChange w:id="75" w:author="Valentina Erastova" w:date="2024-01-05T13:36:00Z">
              <w:rPr/>
            </w:rPrChange>
          </w:rPr>
          <w:t>practicals</w:t>
        </w:r>
        <w:proofErr w:type="spellEnd"/>
        <w:r w:rsidRPr="0033325A">
          <w:rPr>
            <w:rFonts w:eastAsia="Times New Roman"/>
            <w:kern w:val="0"/>
            <w:szCs w:val="24"/>
            <w14:ligatures w14:val="none"/>
            <w:rPrChange w:id="76" w:author="Valentina Erastova" w:date="2024-01-05T13:36:00Z">
              <w:rPr/>
            </w:rPrChange>
          </w:rPr>
          <w:t>.</w:t>
        </w:r>
      </w:ins>
    </w:p>
    <w:p w14:paraId="7A00EC89" w14:textId="77777777" w:rsidR="00EF7B3B" w:rsidRDefault="00EF7B3B" w:rsidP="00EF7B3B">
      <w:pPr>
        <w:keepNext/>
        <w:keepLines/>
        <w:outlineLvl w:val="2"/>
        <w:rPr>
          <w:ins w:id="77" w:author="Valentina Erastova" w:date="2024-01-07T19:06:00Z"/>
        </w:rPr>
      </w:pPr>
    </w:p>
    <w:p w14:paraId="7FEC15EF" w14:textId="466ADF6D" w:rsidR="00FE4D40" w:rsidRPr="000464AC" w:rsidRDefault="00FE4D40" w:rsidP="00EF7B3B">
      <w:pPr>
        <w:keepNext/>
        <w:keepLines/>
        <w:outlineLvl w:val="2"/>
        <w:rPr>
          <w:ins w:id="78" w:author="Valentina Erastova" w:date="2024-01-05T13:26:00Z"/>
          <w:color w:val="161719"/>
          <w:szCs w:val="24"/>
          <w:shd w:val="clear" w:color="auto" w:fill="FFFFFF"/>
          <w:rPrChange w:id="79" w:author="Valentina Erastova" w:date="2024-01-07T19:07:00Z">
            <w:rPr>
              <w:ins w:id="80" w:author="Valentina Erastova" w:date="2024-01-05T13:26:00Z"/>
              <w:szCs w:val="24"/>
            </w:rPr>
          </w:rPrChange>
        </w:rPr>
      </w:pPr>
      <w:ins w:id="81" w:author="Valentina Erastova" w:date="2024-01-07T19:06:00Z">
        <w:r w:rsidRPr="00FE4D40">
          <w:rPr>
            <w:color w:val="161719"/>
            <w:szCs w:val="24"/>
            <w:shd w:val="clear" w:color="auto" w:fill="FFFFFF"/>
            <w:rPrChange w:id="82" w:author="Valentina Erastova" w:date="2024-01-07T19:06:00Z">
              <w:rPr>
                <w:color w:val="161719"/>
                <w:sz w:val="21"/>
                <w:szCs w:val="21"/>
                <w:shd w:val="clear" w:color="auto" w:fill="FFFFFF"/>
              </w:rPr>
            </w:rPrChange>
          </w:rPr>
          <w:t xml:space="preserve">Computational techniques have become an integral part of </w:t>
        </w:r>
      </w:ins>
      <w:ins w:id="83" w:author="Valentina Erastova" w:date="2024-01-07T19:07:00Z">
        <w:r w:rsidR="000464AC">
          <w:rPr>
            <w:color w:val="161719"/>
            <w:szCs w:val="24"/>
            <w:shd w:val="clear" w:color="auto" w:fill="FFFFFF"/>
          </w:rPr>
          <w:t>the research, with their importance and contribution to scientific discovery</w:t>
        </w:r>
      </w:ins>
      <w:ins w:id="84" w:author="Valentina Erastova" w:date="2024-01-07T19:06:00Z">
        <w:r w:rsidRPr="00FE4D40">
          <w:rPr>
            <w:color w:val="161719"/>
            <w:szCs w:val="24"/>
            <w:shd w:val="clear" w:color="auto" w:fill="FFFFFF"/>
            <w:rPrChange w:id="85" w:author="Valentina Erastova" w:date="2024-01-07T19:06:00Z">
              <w:rPr>
                <w:color w:val="161719"/>
                <w:sz w:val="21"/>
                <w:szCs w:val="21"/>
                <w:shd w:val="clear" w:color="auto" w:fill="FFFFFF"/>
              </w:rPr>
            </w:rPrChange>
          </w:rPr>
          <w:t xml:space="preserve"> growing rapidly in recent years. The use of computational techniques in chemistry has made it possible to simulate chemical reactions and predict the properties of molecules with a high degree of accuracy</w:t>
        </w:r>
      </w:ins>
      <w:ins w:id="86" w:author="Valentina Erastova" w:date="2024-01-07T19:11:00Z">
        <w:r w:rsidR="000464AC">
          <w:rPr>
            <w:color w:val="161719"/>
            <w:szCs w:val="24"/>
            <w:shd w:val="clear" w:color="auto" w:fill="FFFFFF"/>
          </w:rPr>
          <w:t xml:space="preserve">. </w:t>
        </w:r>
      </w:ins>
      <w:ins w:id="87" w:author="Valentina Erastova" w:date="2024-01-07T19:06:00Z">
        <w:r w:rsidRPr="00FE4D40">
          <w:rPr>
            <w:color w:val="161719"/>
            <w:szCs w:val="24"/>
            <w:shd w:val="clear" w:color="auto" w:fill="FFFFFF"/>
            <w:rPrChange w:id="88" w:author="Valentina Erastova" w:date="2024-01-07T19:06:00Z">
              <w:rPr>
                <w:color w:val="161719"/>
                <w:sz w:val="21"/>
                <w:szCs w:val="21"/>
                <w:shd w:val="clear" w:color="auto" w:fill="FFFFFF"/>
              </w:rPr>
            </w:rPrChange>
          </w:rPr>
          <w:t xml:space="preserve">Additionally, </w:t>
        </w:r>
      </w:ins>
      <w:ins w:id="89" w:author="Valentina Erastova" w:date="2024-01-07T19:14:00Z">
        <w:r w:rsidR="00635924">
          <w:rPr>
            <w:color w:val="161719"/>
            <w:szCs w:val="24"/>
            <w:shd w:val="clear" w:color="auto" w:fill="FFFFFF"/>
          </w:rPr>
          <w:t>molecular simulations</w:t>
        </w:r>
      </w:ins>
      <w:ins w:id="90" w:author="Valentina Erastova" w:date="2024-01-07T19:06:00Z">
        <w:r w:rsidRPr="00FE4D40">
          <w:rPr>
            <w:color w:val="161719"/>
            <w:szCs w:val="24"/>
            <w:shd w:val="clear" w:color="auto" w:fill="FFFFFF"/>
            <w:rPrChange w:id="91" w:author="Valentina Erastova" w:date="2024-01-07T19:06:00Z">
              <w:rPr>
                <w:color w:val="161719"/>
                <w:sz w:val="21"/>
                <w:szCs w:val="21"/>
                <w:shd w:val="clear" w:color="auto" w:fill="FFFFFF"/>
              </w:rPr>
            </w:rPrChange>
          </w:rPr>
          <w:t xml:space="preserve"> have made it possible to study complex systems that are difficult, if not impossible, to study experimentally, such as large protein complexes</w:t>
        </w:r>
      </w:ins>
      <w:ins w:id="92" w:author="Valentina Erastova" w:date="2024-01-07T19:13:00Z">
        <w:r w:rsidR="00635924">
          <w:rPr>
            <w:color w:val="161719"/>
            <w:szCs w:val="24"/>
            <w:shd w:val="clear" w:color="auto" w:fill="FFFFFF"/>
          </w:rPr>
          <w:t>,</w:t>
        </w:r>
      </w:ins>
      <w:ins w:id="93" w:author="Valentina Erastova" w:date="2024-01-07T19:06:00Z">
        <w:r w:rsidRPr="00FE4D40">
          <w:rPr>
            <w:color w:val="161719"/>
            <w:szCs w:val="24"/>
            <w:shd w:val="clear" w:color="auto" w:fill="FFFFFF"/>
            <w:rPrChange w:id="94" w:author="Valentina Erastova" w:date="2024-01-07T19:06:00Z">
              <w:rPr>
                <w:color w:val="161719"/>
                <w:sz w:val="21"/>
                <w:szCs w:val="21"/>
                <w:shd w:val="clear" w:color="auto" w:fill="FFFFFF"/>
              </w:rPr>
            </w:rPrChange>
          </w:rPr>
          <w:t xml:space="preserve"> biological membranes</w:t>
        </w:r>
      </w:ins>
      <w:ins w:id="95" w:author="Valentina Erastova" w:date="2024-01-07T19:14:00Z">
        <w:r w:rsidR="00635924">
          <w:rPr>
            <w:color w:val="161719"/>
            <w:szCs w:val="24"/>
            <w:shd w:val="clear" w:color="auto" w:fill="FFFFFF"/>
          </w:rPr>
          <w:t xml:space="preserve">, interactions of molecules and materials at the interface, processes in space or </w:t>
        </w:r>
      </w:ins>
      <w:ins w:id="96" w:author="Valentina Erastova" w:date="2024-01-07T19:15:00Z">
        <w:r w:rsidR="00635924">
          <w:rPr>
            <w:color w:val="161719"/>
            <w:szCs w:val="24"/>
            <w:shd w:val="clear" w:color="auto" w:fill="FFFFFF"/>
          </w:rPr>
          <w:t>in extreme conditions.</w:t>
        </w:r>
      </w:ins>
      <w:ins w:id="97" w:author="Valentina Erastova" w:date="2024-01-07T19:06:00Z">
        <w:r w:rsidRPr="00FE4D40">
          <w:rPr>
            <w:color w:val="161719"/>
            <w:szCs w:val="24"/>
            <w:shd w:val="clear" w:color="auto" w:fill="FFFFFF"/>
            <w:rPrChange w:id="98" w:author="Valentina Erastova" w:date="2024-01-07T19:06:00Z">
              <w:rPr>
                <w:color w:val="161719"/>
                <w:sz w:val="21"/>
                <w:szCs w:val="21"/>
                <w:shd w:val="clear" w:color="auto" w:fill="FFFFFF"/>
              </w:rPr>
            </w:rPrChange>
          </w:rPr>
          <w:t xml:space="preserve"> </w:t>
        </w:r>
      </w:ins>
      <w:ins w:id="99" w:author="Valentina Erastova" w:date="2024-01-07T19:15:00Z">
        <w:r w:rsidR="00282429">
          <w:rPr>
            <w:color w:val="161719"/>
            <w:szCs w:val="24"/>
            <w:shd w:val="clear" w:color="auto" w:fill="FFFFFF"/>
          </w:rPr>
          <w:t xml:space="preserve">These methods have had a positive impact on society by accelerating </w:t>
        </w:r>
        <w:r w:rsidR="00282429" w:rsidRPr="00323112">
          <w:rPr>
            <w:color w:val="161719"/>
            <w:szCs w:val="24"/>
            <w:shd w:val="clear" w:color="auto" w:fill="FFFFFF"/>
          </w:rPr>
          <w:t>the development of new drugs, materials, and technologies.</w:t>
        </w:r>
      </w:ins>
      <w:ins w:id="100" w:author="Valentina Erastova" w:date="2024-01-07T19:16:00Z">
        <w:r w:rsidR="00282429">
          <w:rPr>
            <w:color w:val="161719"/>
            <w:szCs w:val="24"/>
            <w:shd w:val="clear" w:color="auto" w:fill="FFFFFF"/>
          </w:rPr>
          <w:t xml:space="preserve"> </w:t>
        </w:r>
      </w:ins>
      <w:ins w:id="101" w:author="Valentina Erastova" w:date="2024-01-07T19:06:00Z">
        <w:r w:rsidRPr="00FE4D40">
          <w:rPr>
            <w:color w:val="161719"/>
            <w:szCs w:val="24"/>
            <w:shd w:val="clear" w:color="auto" w:fill="FFFFFF"/>
            <w:rPrChange w:id="102" w:author="Valentina Erastova" w:date="2024-01-07T19:06:00Z">
              <w:rPr>
                <w:color w:val="161719"/>
                <w:sz w:val="21"/>
                <w:szCs w:val="21"/>
                <w:shd w:val="clear" w:color="auto" w:fill="FFFFFF"/>
              </w:rPr>
            </w:rPrChange>
          </w:rPr>
          <w:t xml:space="preserve">Therefore, it is essential for students to have a solid understanding of computational techniques and their applications in modern </w:t>
        </w:r>
      </w:ins>
      <w:ins w:id="103" w:author="Valentina Erastova" w:date="2024-01-07T19:17:00Z">
        <w:r w:rsidR="00282429">
          <w:rPr>
            <w:color w:val="161719"/>
            <w:szCs w:val="24"/>
            <w:shd w:val="clear" w:color="auto" w:fill="FFFFFF"/>
          </w:rPr>
          <w:t xml:space="preserve">scientific </w:t>
        </w:r>
      </w:ins>
      <w:ins w:id="104" w:author="Valentina Erastova" w:date="2024-01-07T19:06:00Z">
        <w:r w:rsidRPr="00FE4D40">
          <w:rPr>
            <w:color w:val="161719"/>
            <w:szCs w:val="24"/>
            <w:shd w:val="clear" w:color="auto" w:fill="FFFFFF"/>
            <w:rPrChange w:id="105" w:author="Valentina Erastova" w:date="2024-01-07T19:06:00Z">
              <w:rPr>
                <w:color w:val="161719"/>
                <w:sz w:val="21"/>
                <w:szCs w:val="21"/>
                <w:shd w:val="clear" w:color="auto" w:fill="FFFFFF"/>
              </w:rPr>
            </w:rPrChange>
          </w:rPr>
          <w:t>methods.</w:t>
        </w:r>
      </w:ins>
      <w:ins w:id="106" w:author="Valentina Erastova" w:date="2024-01-07T19:16:00Z">
        <w:r w:rsidR="00282429">
          <w:rPr>
            <w:color w:val="161719"/>
            <w:szCs w:val="24"/>
            <w:shd w:val="clear" w:color="auto" w:fill="FFFFFF"/>
          </w:rPr>
          <w:t xml:space="preserve"> </w:t>
        </w:r>
      </w:ins>
      <w:proofErr w:type="gramStart"/>
      <w:ins w:id="107" w:author="Valentina Erastova" w:date="2024-01-07T19:18:00Z">
        <w:r w:rsidR="000E1047">
          <w:rPr>
            <w:color w:val="161719"/>
            <w:szCs w:val="24"/>
            <w:shd w:val="clear" w:color="auto" w:fill="FFFFFF"/>
          </w:rPr>
          <w:t>T</w:t>
        </w:r>
      </w:ins>
      <w:ins w:id="108" w:author="Valentina Erastova" w:date="2024-01-07T19:16:00Z">
        <w:r w:rsidR="00282429">
          <w:rPr>
            <w:color w:val="161719"/>
            <w:szCs w:val="24"/>
            <w:shd w:val="clear" w:color="auto" w:fill="FFFFFF"/>
          </w:rPr>
          <w:t>his part of the course,</w:t>
        </w:r>
        <w:proofErr w:type="gramEnd"/>
        <w:r w:rsidR="00282429">
          <w:rPr>
            <w:color w:val="161719"/>
            <w:szCs w:val="24"/>
            <w:shd w:val="clear" w:color="auto" w:fill="FFFFFF"/>
          </w:rPr>
          <w:t xml:space="preserve"> focus</w:t>
        </w:r>
      </w:ins>
      <w:ins w:id="109" w:author="Valentina Erastova" w:date="2024-01-07T19:18:00Z">
        <w:r w:rsidR="000E1047">
          <w:rPr>
            <w:color w:val="161719"/>
            <w:szCs w:val="24"/>
            <w:shd w:val="clear" w:color="auto" w:fill="FFFFFF"/>
          </w:rPr>
          <w:t>es</w:t>
        </w:r>
      </w:ins>
      <w:ins w:id="110" w:author="Valentina Erastova" w:date="2024-01-07T19:16:00Z">
        <w:r w:rsidR="00282429">
          <w:rPr>
            <w:color w:val="161719"/>
            <w:szCs w:val="24"/>
            <w:shd w:val="clear" w:color="auto" w:fill="FFFFFF"/>
          </w:rPr>
          <w:t xml:space="preserve"> on molecular dynamics simulations, one of the most commonly used methodologies</w:t>
        </w:r>
      </w:ins>
      <w:ins w:id="111" w:author="Valentina Erastova" w:date="2024-01-07T19:17:00Z">
        <w:r w:rsidR="00282429">
          <w:rPr>
            <w:color w:val="161719"/>
            <w:szCs w:val="24"/>
            <w:shd w:val="clear" w:color="auto" w:fill="FFFFFF"/>
          </w:rPr>
          <w:t xml:space="preserve"> in current research.</w:t>
        </w:r>
      </w:ins>
      <w:ins w:id="112" w:author="Valentina Erastova" w:date="2024-01-07T19:18:00Z">
        <w:r w:rsidR="000E1047">
          <w:rPr>
            <w:color w:val="161719"/>
            <w:szCs w:val="24"/>
            <w:shd w:val="clear" w:color="auto" w:fill="FFFFFF"/>
          </w:rPr>
          <w:t xml:space="preserve"> </w:t>
        </w:r>
      </w:ins>
    </w:p>
    <w:p w14:paraId="6AF1327F" w14:textId="77777777" w:rsidR="00282429" w:rsidRDefault="00282429" w:rsidP="00EF7B3B">
      <w:pPr>
        <w:keepNext/>
        <w:keepLines/>
        <w:outlineLvl w:val="2"/>
        <w:rPr>
          <w:ins w:id="113" w:author="Valentina Erastova" w:date="2024-01-07T19:17:00Z"/>
          <w:b/>
          <w:bCs/>
          <w:u w:val="single"/>
        </w:rPr>
      </w:pPr>
    </w:p>
    <w:p w14:paraId="14AD0AE2" w14:textId="1C6F0A77" w:rsidR="004D27F9" w:rsidRPr="00F16881" w:rsidRDefault="00F16881" w:rsidP="00EF7B3B">
      <w:pPr>
        <w:keepNext/>
        <w:keepLines/>
        <w:outlineLvl w:val="2"/>
        <w:rPr>
          <w:ins w:id="114" w:author="Valentina Erastova" w:date="2024-01-05T13:27:00Z"/>
          <w:b/>
          <w:bCs/>
          <w:u w:val="single"/>
          <w:rPrChange w:id="115" w:author="Valentina Erastova" w:date="2024-01-05T13:27:00Z">
            <w:rPr>
              <w:ins w:id="116" w:author="Valentina Erastova" w:date="2024-01-05T13:27:00Z"/>
            </w:rPr>
          </w:rPrChange>
        </w:rPr>
      </w:pPr>
      <w:ins w:id="117" w:author="Valentina Erastova" w:date="2024-01-05T13:27:00Z">
        <w:r w:rsidRPr="00F16881">
          <w:rPr>
            <w:b/>
            <w:bCs/>
            <w:u w:val="single"/>
            <w:rPrChange w:id="118" w:author="Valentina Erastova" w:date="2024-01-05T13:27:00Z">
              <w:rPr/>
            </w:rPrChange>
          </w:rPr>
          <w:t>Content:</w:t>
        </w:r>
      </w:ins>
    </w:p>
    <w:p w14:paraId="1CF3E3F8" w14:textId="5DACE8EF" w:rsidR="005201AD" w:rsidRDefault="005201AD" w:rsidP="005201AD">
      <w:pPr>
        <w:keepNext/>
        <w:keepLines/>
        <w:ind w:left="360"/>
        <w:outlineLvl w:val="2"/>
        <w:rPr>
          <w:ins w:id="119" w:author="Valentina Erastova" w:date="2024-01-05T13:31:00Z"/>
        </w:rPr>
      </w:pPr>
      <w:ins w:id="120" w:author="Valentina Erastova" w:date="2024-01-05T13:31:00Z">
        <w:r>
          <w:t xml:space="preserve">Session 1: </w:t>
        </w:r>
      </w:ins>
      <w:ins w:id="121" w:author="Valentina Erastova" w:date="2024-01-05T13:28:00Z">
        <w:r w:rsidR="00F16881">
          <w:t>Introduction to Linux and command-line</w:t>
        </w:r>
      </w:ins>
      <w:ins w:id="122" w:author="Valentina Erastova" w:date="2024-01-07T19:21:00Z">
        <w:r w:rsidR="00707629">
          <w:t>.</w:t>
        </w:r>
      </w:ins>
    </w:p>
    <w:p w14:paraId="46E67906" w14:textId="77777777" w:rsidR="005201AD" w:rsidRDefault="005201AD" w:rsidP="005201AD">
      <w:pPr>
        <w:keepNext/>
        <w:keepLines/>
        <w:ind w:left="360"/>
        <w:outlineLvl w:val="2"/>
        <w:rPr>
          <w:ins w:id="123" w:author="Valentina Erastova" w:date="2024-01-05T13:31:00Z"/>
        </w:rPr>
      </w:pPr>
      <w:ins w:id="124" w:author="Valentina Erastova" w:date="2024-01-05T13:31:00Z">
        <w:r>
          <w:t xml:space="preserve">Session 2: </w:t>
        </w:r>
      </w:ins>
      <w:ins w:id="125" w:author="Valentina Erastova" w:date="2024-01-05T13:28:00Z">
        <w:r w:rsidR="00F16881">
          <w:t>Introduction to molecular dynamics simulations on a practical si</w:t>
        </w:r>
      </w:ins>
      <w:ins w:id="126" w:author="Valentina Erastova" w:date="2024-01-05T13:29:00Z">
        <w:r w:rsidR="00F16881">
          <w:t>mulation of a protein.</w:t>
        </w:r>
      </w:ins>
    </w:p>
    <w:p w14:paraId="486AAA44" w14:textId="6B1A938F" w:rsidR="00F16881" w:rsidRDefault="005201AD" w:rsidP="005201AD">
      <w:pPr>
        <w:keepNext/>
        <w:keepLines/>
        <w:ind w:left="360"/>
        <w:outlineLvl w:val="2"/>
        <w:rPr>
          <w:ins w:id="127" w:author="Valentina Erastova" w:date="2024-01-05T13:31:00Z"/>
        </w:rPr>
      </w:pPr>
      <w:ins w:id="128" w:author="Valentina Erastova" w:date="2024-01-05T13:31:00Z">
        <w:r>
          <w:t xml:space="preserve">Session 3: </w:t>
        </w:r>
      </w:ins>
      <w:ins w:id="129" w:author="Valentina Erastova" w:date="2024-01-05T13:29:00Z">
        <w:r w:rsidR="00F16881">
          <w:t xml:space="preserve">Molecular simulation set up </w:t>
        </w:r>
      </w:ins>
      <w:ins w:id="130" w:author="Valentina Erastova" w:date="2024-01-05T13:31:00Z">
        <w:r>
          <w:t>of system with an interface.</w:t>
        </w:r>
      </w:ins>
    </w:p>
    <w:p w14:paraId="4C60CF31" w14:textId="45F57347" w:rsidR="005201AD" w:rsidRPr="00F16881" w:rsidRDefault="005201AD">
      <w:pPr>
        <w:keepNext/>
        <w:keepLines/>
        <w:ind w:left="360"/>
        <w:outlineLvl w:val="2"/>
        <w:rPr>
          <w:ins w:id="131" w:author="Valentina Erastova" w:date="2024-01-05T13:27:00Z"/>
          <w:rPrChange w:id="132" w:author="Valentina Erastova" w:date="2024-01-05T13:27:00Z">
            <w:rPr>
              <w:ins w:id="133" w:author="Valentina Erastova" w:date="2024-01-05T13:27:00Z"/>
              <w:b/>
              <w:bCs/>
            </w:rPr>
          </w:rPrChange>
        </w:rPr>
        <w:pPrChange w:id="134" w:author="Valentina Erastova" w:date="2024-01-05T13:32:00Z">
          <w:pPr>
            <w:keepNext/>
            <w:keepLines/>
            <w:outlineLvl w:val="2"/>
          </w:pPr>
        </w:pPrChange>
      </w:pPr>
      <w:ins w:id="135" w:author="Valentina Erastova" w:date="2024-01-05T13:31:00Z">
        <w:r>
          <w:t xml:space="preserve">Session 4: </w:t>
        </w:r>
      </w:ins>
      <w:ins w:id="136" w:author="Valentina Erastova" w:date="2024-01-05T13:32:00Z">
        <w:r>
          <w:t>Beginning of the individual projects.</w:t>
        </w:r>
      </w:ins>
    </w:p>
    <w:p w14:paraId="63A16BF0" w14:textId="5EC739CE" w:rsidR="004D27F9" w:rsidRPr="004D27F9" w:rsidRDefault="004D27F9">
      <w:pPr>
        <w:keepNext/>
        <w:keepLines/>
        <w:ind w:firstLine="360"/>
        <w:outlineLvl w:val="2"/>
        <w:rPr>
          <w:ins w:id="137" w:author="Valentina Erastova" w:date="2024-01-05T13:11:00Z"/>
          <w:b/>
          <w:bCs/>
          <w:rPrChange w:id="138" w:author="Valentina Erastova" w:date="2024-01-05T13:27:00Z">
            <w:rPr>
              <w:ins w:id="139" w:author="Valentina Erastova" w:date="2024-01-05T13:11:00Z"/>
              <w:b/>
              <w:bCs/>
              <w:u w:val="single"/>
            </w:rPr>
          </w:rPrChange>
        </w:rPr>
        <w:pPrChange w:id="140" w:author="Valentina Erastova" w:date="2024-01-05T13:32:00Z">
          <w:pPr>
            <w:keepNext/>
            <w:keepLines/>
            <w:outlineLvl w:val="2"/>
          </w:pPr>
        </w:pPrChange>
      </w:pPr>
      <w:ins w:id="141" w:author="Valentina Erastova" w:date="2024-01-05T13:27:00Z">
        <w:r w:rsidRPr="004D27F9">
          <w:rPr>
            <w:b/>
            <w:bCs/>
            <w:rPrChange w:id="142" w:author="Valentina Erastova" w:date="2024-01-05T13:27:00Z">
              <w:rPr/>
            </w:rPrChange>
          </w:rPr>
          <w:t>All the materials for the session</w:t>
        </w:r>
      </w:ins>
      <w:ins w:id="143" w:author="Valentina Erastova" w:date="2024-01-05T13:32:00Z">
        <w:r w:rsidR="005201AD">
          <w:rPr>
            <w:b/>
            <w:bCs/>
          </w:rPr>
          <w:t>s</w:t>
        </w:r>
      </w:ins>
      <w:ins w:id="144" w:author="Valentina Erastova" w:date="2024-01-05T13:27:00Z">
        <w:r w:rsidRPr="004D27F9">
          <w:rPr>
            <w:b/>
            <w:bCs/>
            <w:rPrChange w:id="145" w:author="Valentina Erastova" w:date="2024-01-05T13:27:00Z">
              <w:rPr/>
            </w:rPrChange>
          </w:rPr>
          <w:t xml:space="preserve"> are provided on LEARN</w:t>
        </w:r>
        <w:r>
          <w:rPr>
            <w:b/>
            <w:bCs/>
          </w:rPr>
          <w:t>.</w:t>
        </w:r>
      </w:ins>
    </w:p>
    <w:p w14:paraId="5A7EED22" w14:textId="77777777" w:rsidR="00602D3C" w:rsidRDefault="00602D3C" w:rsidP="0048082C">
      <w:pPr>
        <w:keepNext/>
        <w:keepLines/>
        <w:outlineLvl w:val="2"/>
        <w:rPr>
          <w:ins w:id="146" w:author="Valentina Erastova" w:date="2024-01-05T13:33:00Z"/>
          <w:b/>
          <w:bCs/>
          <w:u w:val="single"/>
        </w:rPr>
      </w:pPr>
    </w:p>
    <w:p w14:paraId="332303B4" w14:textId="37525D15" w:rsidR="0048082C" w:rsidRDefault="0048082C" w:rsidP="0048082C">
      <w:pPr>
        <w:keepNext/>
        <w:keepLines/>
        <w:outlineLvl w:val="2"/>
        <w:rPr>
          <w:ins w:id="147" w:author="Valentina Erastova" w:date="2024-01-05T13:33:00Z"/>
          <w:b/>
          <w:bCs/>
          <w:u w:val="single"/>
        </w:rPr>
      </w:pPr>
      <w:ins w:id="148" w:author="Valentina Erastova" w:date="2024-01-05T13:33:00Z">
        <w:r>
          <w:rPr>
            <w:b/>
            <w:bCs/>
            <w:u w:val="single"/>
          </w:rPr>
          <w:t>Drop-in sessions:</w:t>
        </w:r>
      </w:ins>
    </w:p>
    <w:p w14:paraId="095B3124" w14:textId="110AFABE" w:rsidR="0048082C" w:rsidRPr="0033325A" w:rsidRDefault="0048082C" w:rsidP="0048082C">
      <w:pPr>
        <w:keepNext/>
        <w:keepLines/>
        <w:outlineLvl w:val="2"/>
        <w:rPr>
          <w:ins w:id="149" w:author="Valentina Erastova" w:date="2024-01-05T13:35:00Z"/>
          <w:rPrChange w:id="150" w:author="Valentina Erastova" w:date="2024-01-05T13:36:00Z">
            <w:rPr>
              <w:ins w:id="151" w:author="Valentina Erastova" w:date="2024-01-05T13:35:00Z"/>
              <w:b/>
              <w:bCs/>
              <w:u w:val="single"/>
            </w:rPr>
          </w:rPrChange>
        </w:rPr>
      </w:pPr>
      <w:commentRangeStart w:id="152"/>
      <w:ins w:id="153" w:author="Valentina Erastova" w:date="2024-01-05T13:33:00Z">
        <w:r w:rsidRPr="0033325A">
          <w:rPr>
            <w:highlight w:val="yellow"/>
            <w:rPrChange w:id="154" w:author="Valentina Erastova" w:date="2024-01-05T13:34:00Z">
              <w:rPr/>
            </w:rPrChange>
          </w:rPr>
          <w:t>Weekly drop-in sessions</w:t>
        </w:r>
        <w:r w:rsidR="0033325A" w:rsidRPr="0033325A">
          <w:rPr>
            <w:highlight w:val="yellow"/>
            <w:rPrChange w:id="155" w:author="Valentina Erastova" w:date="2024-01-05T13:34:00Z">
              <w:rPr/>
            </w:rPrChange>
          </w:rPr>
          <w:t xml:space="preserve"> </w:t>
        </w:r>
      </w:ins>
      <w:ins w:id="156" w:author="Valentina Erastova" w:date="2024-01-05T13:34:00Z">
        <w:r w:rsidR="0033325A" w:rsidRPr="0033325A">
          <w:rPr>
            <w:highlight w:val="yellow"/>
            <w:rPrChange w:id="157" w:author="Valentina Erastova" w:date="2024-01-05T13:34:00Z">
              <w:rPr/>
            </w:rPrChange>
          </w:rPr>
          <w:t>with demonstrators are scheduled for ….</w:t>
        </w:r>
        <w:r w:rsidR="0033325A">
          <w:t xml:space="preserve"> </w:t>
        </w:r>
      </w:ins>
      <w:commentRangeEnd w:id="152"/>
      <w:ins w:id="158" w:author="Valentina Erastova" w:date="2024-01-05T13:35:00Z">
        <w:r w:rsidR="0033325A">
          <w:rPr>
            <w:rStyle w:val="CommentReference"/>
          </w:rPr>
          <w:commentReference w:id="152"/>
        </w:r>
      </w:ins>
    </w:p>
    <w:p w14:paraId="4C913691" w14:textId="77777777" w:rsidR="0033325A" w:rsidRDefault="0033325A">
      <w:pPr>
        <w:keepNext/>
        <w:keepLines/>
        <w:outlineLvl w:val="2"/>
        <w:rPr>
          <w:ins w:id="159" w:author="Valentina Erastova" w:date="2024-01-05T12:15:00Z"/>
          <w:b/>
          <w:bCs/>
          <w:u w:val="single"/>
        </w:rPr>
        <w:pPrChange w:id="160" w:author="Valentina Erastova" w:date="2024-01-05T13:33:00Z">
          <w:pPr>
            <w:keepNext/>
            <w:keepLines/>
            <w:ind w:left="360"/>
            <w:outlineLvl w:val="2"/>
          </w:pPr>
        </w:pPrChange>
      </w:pPr>
    </w:p>
    <w:p w14:paraId="49E4BE2C" w14:textId="1BA31590" w:rsidR="00602D3C" w:rsidRPr="00602D3C" w:rsidRDefault="00602D3C">
      <w:pPr>
        <w:keepNext/>
        <w:keepLines/>
        <w:outlineLvl w:val="2"/>
        <w:rPr>
          <w:ins w:id="161" w:author="Valentina Erastova" w:date="2024-01-05T12:15:00Z"/>
          <w:b/>
          <w:bCs/>
          <w:u w:val="single"/>
          <w:rPrChange w:id="162" w:author="Valentina Erastova" w:date="2024-01-05T12:15:00Z">
            <w:rPr>
              <w:ins w:id="163" w:author="Valentina Erastova" w:date="2024-01-05T12:15:00Z"/>
            </w:rPr>
          </w:rPrChange>
        </w:rPr>
        <w:pPrChange w:id="164" w:author="Valentina Erastova" w:date="2024-01-05T12:16:00Z">
          <w:pPr>
            <w:pStyle w:val="ListParagraph"/>
            <w:keepNext/>
            <w:keepLines/>
            <w:numPr>
              <w:numId w:val="20"/>
            </w:numPr>
            <w:ind w:hanging="360"/>
            <w:outlineLvl w:val="2"/>
          </w:pPr>
        </w:pPrChange>
      </w:pPr>
      <w:ins w:id="165" w:author="Valentina Erastova" w:date="2024-01-05T12:15:00Z">
        <w:r w:rsidRPr="00602D3C">
          <w:rPr>
            <w:b/>
            <w:bCs/>
            <w:u w:val="single"/>
            <w:rPrChange w:id="166" w:author="Valentina Erastova" w:date="2024-01-05T12:15:00Z">
              <w:rPr/>
            </w:rPrChange>
          </w:rPr>
          <w:t>Assessment:</w:t>
        </w:r>
      </w:ins>
    </w:p>
    <w:p w14:paraId="2CA2FB91" w14:textId="5348A1D3" w:rsidR="00602717" w:rsidRPr="007C1E28" w:rsidDel="00602D3C" w:rsidRDefault="004D27F9" w:rsidP="008F25CD">
      <w:pPr>
        <w:rPr>
          <w:del w:id="167" w:author="Valentina Erastova" w:date="2024-01-05T12:14:00Z"/>
        </w:rPr>
        <w:pPrChange w:id="168" w:author="Valentina Erastova" w:date="2024-01-07T19:19:00Z">
          <w:pPr/>
        </w:pPrChange>
      </w:pPr>
      <w:ins w:id="169" w:author="Valentina Erastova" w:date="2024-01-05T13:24:00Z">
        <w:r>
          <w:t xml:space="preserve">Individual project with a </w:t>
        </w:r>
      </w:ins>
      <w:ins w:id="170" w:author="Valentina Erastova" w:date="2024-01-05T13:25:00Z">
        <w:r>
          <w:t>short</w:t>
        </w:r>
      </w:ins>
      <w:ins w:id="171" w:author="Valentina Erastova" w:date="2024-01-05T13:31:00Z">
        <w:r w:rsidR="005201AD">
          <w:t xml:space="preserve">, </w:t>
        </w:r>
      </w:ins>
      <w:ins w:id="172" w:author="Valentina Erastova" w:date="2024-01-05T13:25:00Z">
        <w:r>
          <w:t>written</w:t>
        </w:r>
      </w:ins>
      <w:ins w:id="173" w:author="Valentina Erastova" w:date="2024-01-05T13:24:00Z">
        <w:r>
          <w:t xml:space="preserve"> report</w:t>
        </w:r>
      </w:ins>
      <w:ins w:id="174" w:author="Valentina Erastova" w:date="2024-01-05T13:25:00Z">
        <w:r>
          <w:t>.</w:t>
        </w:r>
      </w:ins>
      <w:ins w:id="175" w:author="Valentina Erastova" w:date="2024-01-05T13:26:00Z">
        <w:r>
          <w:t xml:space="preserve"> The report structure can be found on LEARN.</w:t>
        </w:r>
      </w:ins>
      <w:del w:id="176" w:author="Valentina Erastova" w:date="2024-01-05T12:14:00Z">
        <w:r w:rsidR="005B42D2" w:rsidDel="00602D3C">
          <w:rPr>
            <w:b/>
            <w:bCs/>
            <w:u w:val="single"/>
          </w:rPr>
          <w:delText>To be confirmed.</w:delText>
        </w:r>
      </w:del>
    </w:p>
    <w:p w14:paraId="028203FD" w14:textId="77777777" w:rsidR="00602717" w:rsidRDefault="00602717">
      <w:pPr>
        <w:jc w:val="left"/>
        <w:rPr>
          <w:ins w:id="177" w:author="Valentina Erastova" w:date="2024-01-05T12:15:00Z"/>
          <w:b/>
          <w:sz w:val="28"/>
          <w:szCs w:val="24"/>
        </w:rPr>
      </w:pPr>
      <w:r>
        <w:rPr>
          <w:b/>
          <w:sz w:val="28"/>
          <w:szCs w:val="24"/>
        </w:rPr>
        <w:br w:type="page"/>
      </w:r>
    </w:p>
    <w:p w14:paraId="3242B061" w14:textId="77777777" w:rsidR="00602D3C" w:rsidRDefault="00602D3C">
      <w:pPr>
        <w:jc w:val="left"/>
        <w:rPr>
          <w:b/>
          <w:sz w:val="28"/>
          <w:szCs w:val="24"/>
        </w:rPr>
      </w:pPr>
    </w:p>
    <w:p w14:paraId="31AD8D05" w14:textId="70FE6E45" w:rsidR="00624612" w:rsidRPr="00730EF0" w:rsidRDefault="00624612" w:rsidP="00730EF0">
      <w:pPr>
        <w:spacing w:after="135"/>
        <w:jc w:val="left"/>
        <w:rPr>
          <w:b/>
          <w:bCs/>
          <w:sz w:val="28"/>
          <w:szCs w:val="24"/>
        </w:rPr>
      </w:pPr>
      <w:r w:rsidRPr="00730EF0">
        <w:rPr>
          <w:b/>
          <w:bCs/>
          <w:sz w:val="28"/>
          <w:szCs w:val="24"/>
        </w:rPr>
        <w:t xml:space="preserve">Investigation </w:t>
      </w:r>
      <w:r w:rsidR="00730EF0" w:rsidRPr="00730EF0">
        <w:rPr>
          <w:b/>
          <w:bCs/>
          <w:sz w:val="28"/>
          <w:szCs w:val="24"/>
        </w:rPr>
        <w:t xml:space="preserve">B: </w:t>
      </w:r>
      <w:r w:rsidR="00730EF0">
        <w:rPr>
          <w:b/>
          <w:bCs/>
          <w:sz w:val="28"/>
          <w:szCs w:val="24"/>
        </w:rPr>
        <w:t xml:space="preserve">Quantification of </w:t>
      </w:r>
      <w:proofErr w:type="spellStart"/>
      <w:r w:rsidR="00730EF0">
        <w:rPr>
          <w:b/>
          <w:bCs/>
          <w:sz w:val="28"/>
          <w:szCs w:val="24"/>
        </w:rPr>
        <w:t>Capsaicin</w:t>
      </w:r>
      <w:r w:rsidR="00E93948">
        <w:rPr>
          <w:b/>
          <w:bCs/>
          <w:sz w:val="28"/>
          <w:szCs w:val="24"/>
        </w:rPr>
        <w:t>oids</w:t>
      </w:r>
      <w:proofErr w:type="spellEnd"/>
      <w:r w:rsidR="00E93948">
        <w:rPr>
          <w:b/>
          <w:bCs/>
          <w:sz w:val="28"/>
          <w:szCs w:val="24"/>
        </w:rPr>
        <w:t xml:space="preserve"> </w:t>
      </w:r>
      <w:r w:rsidR="004F1E29">
        <w:rPr>
          <w:b/>
          <w:bCs/>
          <w:sz w:val="28"/>
          <w:szCs w:val="24"/>
        </w:rPr>
        <w:t>in Chilli Plant Extracts</w:t>
      </w:r>
    </w:p>
    <w:p w14:paraId="6A07D7F9" w14:textId="77777777" w:rsidR="00624612" w:rsidRPr="00481F26" w:rsidRDefault="00624612" w:rsidP="00624612">
      <w:pPr>
        <w:spacing w:after="135"/>
        <w:rPr>
          <w:b/>
          <w:bCs/>
        </w:rPr>
      </w:pPr>
      <w:r w:rsidRPr="00481F26">
        <w:rPr>
          <w:b/>
          <w:bCs/>
        </w:rPr>
        <w:t>1. Introduction</w:t>
      </w:r>
    </w:p>
    <w:p w14:paraId="49F56B06" w14:textId="77777777" w:rsidR="00624612" w:rsidRDefault="00624612" w:rsidP="00624612">
      <w:pPr>
        <w:spacing w:after="135"/>
      </w:pPr>
    </w:p>
    <w:p w14:paraId="67179533" w14:textId="77777777" w:rsidR="00624612" w:rsidRDefault="00624612" w:rsidP="00624612">
      <w:pPr>
        <w:spacing w:after="0" w:line="360" w:lineRule="auto"/>
      </w:pPr>
      <w:r>
        <w:t xml:space="preserve">This investigation will give you experience in a range of analytical and quantitative techniques for the analysis of biomolecules. You will gain hand-on experience of preparing samples, running analyses on a range of analytical instruments, and analysing and interpreting data. In this investigation you are required to develop a series of methods for the quantitation of two metabolites, capsaicin and </w:t>
      </w:r>
      <w:proofErr w:type="spellStart"/>
      <w:r w:rsidRPr="00647267">
        <w:t>dihydrocapsaicin</w:t>
      </w:r>
      <w:proofErr w:type="spellEnd"/>
      <w:r>
        <w:t>,</w:t>
      </w:r>
      <w:r w:rsidRPr="00647267">
        <w:t xml:space="preserve"> </w:t>
      </w:r>
      <w:r>
        <w:t xml:space="preserve">from supplied plant extracts. </w:t>
      </w:r>
    </w:p>
    <w:p w14:paraId="0EC3C56F" w14:textId="77777777" w:rsidR="00624612" w:rsidRDefault="00624612" w:rsidP="00624612">
      <w:pPr>
        <w:spacing w:after="0" w:line="360" w:lineRule="auto"/>
      </w:pPr>
    </w:p>
    <w:p w14:paraId="0779E920" w14:textId="77777777" w:rsidR="00624612" w:rsidRDefault="00624612" w:rsidP="00624612">
      <w:pPr>
        <w:spacing w:after="0" w:line="360" w:lineRule="auto"/>
        <w:ind w:left="142"/>
        <w:rPr>
          <w:b/>
          <w:bCs/>
        </w:rPr>
      </w:pPr>
      <w:r>
        <w:rPr>
          <w:b/>
          <w:bCs/>
        </w:rPr>
        <w:t>2</w:t>
      </w:r>
      <w:r w:rsidRPr="00053035">
        <w:rPr>
          <w:b/>
          <w:bCs/>
        </w:rPr>
        <w:t xml:space="preserve">. </w:t>
      </w:r>
      <w:r>
        <w:rPr>
          <w:b/>
          <w:bCs/>
        </w:rPr>
        <w:t>Investigation Aims</w:t>
      </w:r>
    </w:p>
    <w:p w14:paraId="6AF13422" w14:textId="77777777" w:rsidR="00624612" w:rsidRDefault="00624612" w:rsidP="00624612">
      <w:pPr>
        <w:spacing w:after="0" w:line="360" w:lineRule="auto"/>
        <w:ind w:left="142"/>
      </w:pPr>
      <w:r>
        <w:t>Working in your assigned groups, you will need to design and carry out experiments and procedures to complete the following aims:</w:t>
      </w:r>
    </w:p>
    <w:p w14:paraId="4269EF71" w14:textId="77777777" w:rsidR="00624612" w:rsidRDefault="00624612" w:rsidP="00624612">
      <w:pPr>
        <w:spacing w:after="0" w:line="360" w:lineRule="auto"/>
        <w:ind w:left="142"/>
      </w:pPr>
    </w:p>
    <w:p w14:paraId="75139BE3" w14:textId="77777777" w:rsidR="00624612" w:rsidRDefault="00624612" w:rsidP="00624612">
      <w:pPr>
        <w:spacing w:after="0" w:line="360" w:lineRule="auto"/>
        <w:ind w:left="142"/>
      </w:pPr>
      <w:r>
        <w:t xml:space="preserve">AIM 1: Assess the purity of the supplied plant extracts. Characterise the major species present in the mixture. </w:t>
      </w:r>
    </w:p>
    <w:p w14:paraId="0C504B81" w14:textId="77777777" w:rsidR="00624612" w:rsidRDefault="00624612" w:rsidP="00624612">
      <w:pPr>
        <w:spacing w:after="0" w:line="360" w:lineRule="auto"/>
        <w:ind w:left="142"/>
      </w:pPr>
      <w:r>
        <w:t xml:space="preserve">AIM 2: Develop separation techniques for the resolution of capsaicin and </w:t>
      </w:r>
      <w:proofErr w:type="spellStart"/>
      <w:r w:rsidRPr="00647267">
        <w:t>dihydrocapsaicin</w:t>
      </w:r>
      <w:proofErr w:type="spellEnd"/>
      <w:r>
        <w:t>.</w:t>
      </w:r>
    </w:p>
    <w:p w14:paraId="7F6D4709" w14:textId="77777777" w:rsidR="00624612" w:rsidRDefault="00624612" w:rsidP="00624612">
      <w:pPr>
        <w:spacing w:after="0" w:line="360" w:lineRule="auto"/>
        <w:ind w:left="142"/>
      </w:pPr>
      <w:r>
        <w:t xml:space="preserve">AIM 3: Develop analytical methodology for quantifying the relative ratio of capsaicin and </w:t>
      </w:r>
      <w:proofErr w:type="spellStart"/>
      <w:r w:rsidRPr="00647267">
        <w:t>dihydrocapsaicin</w:t>
      </w:r>
      <w:proofErr w:type="spellEnd"/>
      <w:r>
        <w:t xml:space="preserve">. </w:t>
      </w:r>
    </w:p>
    <w:p w14:paraId="1E4B26CC" w14:textId="77777777" w:rsidR="00624612" w:rsidRDefault="00624612" w:rsidP="00624612">
      <w:pPr>
        <w:spacing w:after="0" w:line="360" w:lineRule="auto"/>
        <w:ind w:left="142"/>
      </w:pPr>
      <w:r>
        <w:t xml:space="preserve">AIM 4: Develop analytical methodologies for quantifying the absolute concentration of both metabolites in the plant extract. </w:t>
      </w:r>
    </w:p>
    <w:p w14:paraId="441C23C5" w14:textId="77777777" w:rsidR="00624612" w:rsidRPr="00CF43D8" w:rsidRDefault="00624612" w:rsidP="00624612">
      <w:pPr>
        <w:spacing w:after="0" w:line="360" w:lineRule="auto"/>
        <w:rPr>
          <w:i/>
        </w:rPr>
      </w:pPr>
    </w:p>
    <w:p w14:paraId="0695173C" w14:textId="77777777" w:rsidR="00624612" w:rsidRDefault="00624612" w:rsidP="00624612">
      <w:pPr>
        <w:spacing w:after="0" w:line="360" w:lineRule="auto"/>
        <w:ind w:left="142"/>
      </w:pPr>
      <w:r w:rsidRPr="00E674C2">
        <w:t xml:space="preserve">Once complete, each student should write up and submit </w:t>
      </w:r>
      <w:r w:rsidRPr="00E674C2">
        <w:rPr>
          <w:u w:val="single"/>
        </w:rPr>
        <w:t>AN INDIVIDUAL REPORT BASED ON THE FINDINGS FROM EACH GROUP</w:t>
      </w:r>
      <w:r w:rsidRPr="00E674C2">
        <w:t xml:space="preserve">. </w:t>
      </w:r>
    </w:p>
    <w:p w14:paraId="20A90408" w14:textId="77777777" w:rsidR="00624612" w:rsidRDefault="00624612" w:rsidP="00624612">
      <w:pPr>
        <w:spacing w:after="0" w:line="360" w:lineRule="auto"/>
        <w:ind w:left="142"/>
      </w:pPr>
    </w:p>
    <w:p w14:paraId="0F0C7955" w14:textId="77777777" w:rsidR="00624612" w:rsidRPr="00C913F9" w:rsidRDefault="00624612" w:rsidP="00624612">
      <w:pPr>
        <w:spacing w:after="0" w:line="360" w:lineRule="auto"/>
        <w:ind w:left="142"/>
        <w:rPr>
          <w:b/>
          <w:bCs/>
        </w:rPr>
      </w:pPr>
      <w:r>
        <w:rPr>
          <w:b/>
          <w:bCs/>
        </w:rPr>
        <w:t>3. Background</w:t>
      </w:r>
    </w:p>
    <w:p w14:paraId="6C975DDC" w14:textId="77777777" w:rsidR="00624612" w:rsidRDefault="00624612" w:rsidP="00624612">
      <w:pPr>
        <w:spacing w:after="0" w:line="360" w:lineRule="auto"/>
        <w:ind w:left="142"/>
      </w:pPr>
      <w:r w:rsidRPr="00647267">
        <w:t>The pungency of the peppers belonging to the genus</w:t>
      </w:r>
      <w:r>
        <w:t xml:space="preserve"> </w:t>
      </w:r>
      <w:proofErr w:type="spellStart"/>
      <w:r w:rsidRPr="00647267">
        <w:t>Capsicumis</w:t>
      </w:r>
      <w:proofErr w:type="spellEnd"/>
      <w:r w:rsidRPr="00647267">
        <w:t xml:space="preserve"> </w:t>
      </w:r>
      <w:r>
        <w:t xml:space="preserve">can be </w:t>
      </w:r>
      <w:r w:rsidRPr="00647267">
        <w:t xml:space="preserve">attributed to a group of compounds called </w:t>
      </w:r>
      <w:proofErr w:type="spellStart"/>
      <w:r w:rsidRPr="00647267">
        <w:t>capsaicinoids</w:t>
      </w:r>
      <w:proofErr w:type="spellEnd"/>
      <w:r w:rsidRPr="00647267">
        <w:t>. These compounds are</w:t>
      </w:r>
      <w:r>
        <w:t xml:space="preserve"> bio</w:t>
      </w:r>
      <w:r w:rsidRPr="00647267">
        <w:t>synthesized and accumulated in the placenta tissue of the fruit of peppers.</w:t>
      </w:r>
      <w:r>
        <w:t xml:space="preserve"> Chemically, </w:t>
      </w:r>
      <w:proofErr w:type="spellStart"/>
      <w:r>
        <w:t>c</w:t>
      </w:r>
      <w:r w:rsidRPr="00647267">
        <w:t>apsaicinoids</w:t>
      </w:r>
      <w:proofErr w:type="spellEnd"/>
      <w:r w:rsidRPr="00647267">
        <w:t xml:space="preserve"> are amides formed </w:t>
      </w:r>
      <w:r>
        <w:t>between the</w:t>
      </w:r>
      <w:r w:rsidRPr="00647267">
        <w:t xml:space="preserve"> </w:t>
      </w:r>
      <w:proofErr w:type="spellStart"/>
      <w:r w:rsidRPr="00647267">
        <w:t>vanillylamine</w:t>
      </w:r>
      <w:proofErr w:type="spellEnd"/>
      <w:r w:rsidRPr="00647267">
        <w:t xml:space="preserve"> group</w:t>
      </w:r>
      <w:r>
        <w:t xml:space="preserve"> </w:t>
      </w:r>
      <w:r w:rsidRPr="00647267">
        <w:t>and a fatty acid. The concentration of these compounds in different species</w:t>
      </w:r>
      <w:r>
        <w:t xml:space="preserve"> </w:t>
      </w:r>
      <w:r w:rsidRPr="00647267">
        <w:t>of the genus</w:t>
      </w:r>
      <w:r>
        <w:t xml:space="preserve"> </w:t>
      </w:r>
      <w:proofErr w:type="spellStart"/>
      <w:r>
        <w:t>Capsicumcan</w:t>
      </w:r>
      <w:proofErr w:type="spellEnd"/>
      <w:r>
        <w:t xml:space="preserve"> varies widely and can even </w:t>
      </w:r>
      <w:r w:rsidRPr="00647267">
        <w:t>change significantly</w:t>
      </w:r>
      <w:r>
        <w:t xml:space="preserve"> </w:t>
      </w:r>
      <w:r w:rsidRPr="00647267">
        <w:t>for the same species depending on the place and time (season, year)</w:t>
      </w:r>
      <w:r>
        <w:t xml:space="preserve"> of cultivation. </w:t>
      </w:r>
      <w:proofErr w:type="spellStart"/>
      <w:r w:rsidRPr="00647267">
        <w:t>Capsaicinoid</w:t>
      </w:r>
      <w:proofErr w:type="spellEnd"/>
      <w:r w:rsidRPr="00647267">
        <w:t xml:space="preserve"> contents of 1%</w:t>
      </w:r>
      <w:r>
        <w:t xml:space="preserve"> </w:t>
      </w:r>
      <w:r w:rsidRPr="00647267">
        <w:t>or m</w:t>
      </w:r>
      <w:r>
        <w:t>ore have been found</w:t>
      </w:r>
      <w:r w:rsidRPr="00647267">
        <w:t xml:space="preserve"> in</w:t>
      </w:r>
      <w:r>
        <w:t xml:space="preserve"> some very</w:t>
      </w:r>
      <w:r w:rsidRPr="00647267">
        <w:t xml:space="preserve"> hot </w:t>
      </w:r>
      <w:proofErr w:type="gramStart"/>
      <w:r w:rsidRPr="00647267">
        <w:t>peppers,  such</w:t>
      </w:r>
      <w:proofErr w:type="gramEnd"/>
      <w:r w:rsidRPr="00647267">
        <w:t xml:space="preserve">  as  </w:t>
      </w:r>
      <w:r>
        <w:t>the  Mexican  habanero  pepper,</w:t>
      </w:r>
      <w:r w:rsidRPr="00647267">
        <w:t xml:space="preserve"> although</w:t>
      </w:r>
      <w:r>
        <w:t xml:space="preserve"> </w:t>
      </w:r>
      <w:r w:rsidRPr="00647267">
        <w:t xml:space="preserve">generally  the  concentrations  </w:t>
      </w:r>
      <w:r>
        <w:lastRenderedPageBreak/>
        <w:t>are  in  the  range 0.05–0.3%.</w:t>
      </w:r>
      <w:r w:rsidRPr="00647267">
        <w:t xml:space="preserve"> The two major</w:t>
      </w:r>
      <w:r>
        <w:t xml:space="preserve"> </w:t>
      </w:r>
      <w:proofErr w:type="spellStart"/>
      <w:r w:rsidRPr="00647267">
        <w:t>capsaicinoids</w:t>
      </w:r>
      <w:proofErr w:type="spellEnd"/>
      <w:r w:rsidRPr="00647267">
        <w:t xml:space="preserve"> are capsaicin</w:t>
      </w:r>
      <w:r>
        <w:t xml:space="preserve"> (</w:t>
      </w:r>
      <w:r w:rsidRPr="00647267">
        <w:rPr>
          <w:b/>
          <w:bCs/>
        </w:rPr>
        <w:t>1</w:t>
      </w:r>
      <w:r>
        <w:t>)</w:t>
      </w:r>
      <w:r w:rsidRPr="00647267">
        <w:t xml:space="preserve"> </w:t>
      </w:r>
      <w:proofErr w:type="gramStart"/>
      <w:r w:rsidRPr="00647267">
        <w:t>(</w:t>
      </w:r>
      <w:r>
        <w:t xml:space="preserve"> </w:t>
      </w:r>
      <w:r w:rsidRPr="00647267">
        <w:t>N</w:t>
      </w:r>
      <w:proofErr w:type="gramEnd"/>
      <w:r w:rsidRPr="00647267">
        <w:t>-[(4-hydroxy-3-methoxyphenyl) methy</w:t>
      </w:r>
      <w:r>
        <w:t xml:space="preserve">l]-8-methyl-E-6-nonenamide) and </w:t>
      </w:r>
      <w:proofErr w:type="spellStart"/>
      <w:r>
        <w:t>dihydrocapsaicin</w:t>
      </w:r>
      <w:proofErr w:type="spellEnd"/>
      <w:r>
        <w:t xml:space="preserve"> (</w:t>
      </w:r>
      <w:r w:rsidRPr="00647267">
        <w:rPr>
          <w:b/>
          <w:bCs/>
        </w:rPr>
        <w:t>2</w:t>
      </w:r>
      <w:r>
        <w:t>)</w:t>
      </w:r>
      <w:r w:rsidRPr="00647267">
        <w:t xml:space="preserve"> (N-[(4-hydroxy-3-methoxy-phenyl) methyl]-8-methyl-6-nonanamide), which comprise over 90%</w:t>
      </w:r>
      <w:r>
        <w:t xml:space="preserve"> </w:t>
      </w:r>
      <w:r w:rsidRPr="00647267">
        <w:t>of the</w:t>
      </w:r>
      <w:r>
        <w:t xml:space="preserve"> </w:t>
      </w:r>
      <w:r w:rsidRPr="00647267">
        <w:t xml:space="preserve">total </w:t>
      </w:r>
      <w:proofErr w:type="spellStart"/>
      <w:r w:rsidRPr="00647267">
        <w:t>capsaicinoids</w:t>
      </w:r>
      <w:proofErr w:type="spellEnd"/>
      <w:r w:rsidRPr="00647267">
        <w:t xml:space="preserve"> </w:t>
      </w:r>
      <w:r>
        <w:t xml:space="preserve">content </w:t>
      </w:r>
      <w:r w:rsidRPr="00647267">
        <w:t xml:space="preserve">present in the fruit. </w:t>
      </w:r>
    </w:p>
    <w:p w14:paraId="05F8B2AB" w14:textId="77777777" w:rsidR="00624612" w:rsidRDefault="00624612" w:rsidP="00624612">
      <w:pPr>
        <w:spacing w:after="0" w:line="360" w:lineRule="auto"/>
        <w:ind w:left="142"/>
      </w:pPr>
      <w:r w:rsidRPr="00647267">
        <w:t>The species from the genus</w:t>
      </w:r>
      <w:r>
        <w:t xml:space="preserve"> </w:t>
      </w:r>
      <w:r w:rsidRPr="00647267">
        <w:t>Capsicum</w:t>
      </w:r>
      <w:r>
        <w:t xml:space="preserve"> </w:t>
      </w:r>
      <w:r w:rsidRPr="00647267">
        <w:t>have been utilized for a long time as an important part of the colo</w:t>
      </w:r>
      <w:r>
        <w:t>u</w:t>
      </w:r>
      <w:r w:rsidRPr="00647267">
        <w:t>r and flavo</w:t>
      </w:r>
      <w:r>
        <w:t>u</w:t>
      </w:r>
      <w:r w:rsidRPr="00647267">
        <w:t xml:space="preserve">r of food. Among the many pharmacological applications of </w:t>
      </w:r>
      <w:proofErr w:type="spellStart"/>
      <w:r w:rsidRPr="00647267">
        <w:t>capsaicinoids</w:t>
      </w:r>
      <w:proofErr w:type="spellEnd"/>
      <w:r w:rsidRPr="00647267">
        <w:t>, their</w:t>
      </w:r>
      <w:r>
        <w:t xml:space="preserve"> </w:t>
      </w:r>
      <w:r w:rsidRPr="00647267">
        <w:t>use for the treatment of pain and inflammation in different diseases, such as</w:t>
      </w:r>
      <w:r>
        <w:t xml:space="preserve"> </w:t>
      </w:r>
      <w:r w:rsidRPr="00647267">
        <w:t xml:space="preserve">rheumatoid arthritis, migraine, herpes, and diabetic neuropathic.  Due to their phenolic structure, </w:t>
      </w:r>
      <w:proofErr w:type="spellStart"/>
      <w:r w:rsidRPr="00647267">
        <w:t>capsaicinoids</w:t>
      </w:r>
      <w:proofErr w:type="spellEnd"/>
      <w:r w:rsidRPr="00647267">
        <w:t xml:space="preserve"> also have a</w:t>
      </w:r>
      <w:r>
        <w:t xml:space="preserve"> </w:t>
      </w:r>
      <w:r w:rsidRPr="00647267">
        <w:t>powerful antioxidant activity, both at the cellular level and as</w:t>
      </w:r>
      <w:r>
        <w:t xml:space="preserve"> a</w:t>
      </w:r>
      <w:r w:rsidRPr="00647267">
        <w:t xml:space="preserve"> food matrix.</w:t>
      </w:r>
    </w:p>
    <w:p w14:paraId="30EAF368" w14:textId="77777777" w:rsidR="00624612" w:rsidRDefault="00624612" w:rsidP="00624612">
      <w:pPr>
        <w:spacing w:after="0" w:line="360" w:lineRule="auto"/>
        <w:ind w:left="142"/>
      </w:pPr>
    </w:p>
    <w:p w14:paraId="4088B9D8" w14:textId="77777777" w:rsidR="00624612" w:rsidRDefault="00624612" w:rsidP="00624612">
      <w:pPr>
        <w:spacing w:after="0" w:line="360" w:lineRule="auto"/>
        <w:ind w:left="142"/>
        <w:jc w:val="center"/>
      </w:pPr>
      <w:r>
        <w:rPr>
          <w:noProof/>
        </w:rPr>
        <w:drawing>
          <wp:inline distT="0" distB="0" distL="0" distR="0" wp14:anchorId="38582616" wp14:editId="28B9E0E0">
            <wp:extent cx="3535045" cy="1010581"/>
            <wp:effectExtent l="0" t="0" r="0" b="0"/>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66960" cy="1019705"/>
                    </a:xfrm>
                    <a:prstGeom prst="rect">
                      <a:avLst/>
                    </a:prstGeom>
                    <a:noFill/>
                    <a:ln>
                      <a:noFill/>
                    </a:ln>
                  </pic:spPr>
                </pic:pic>
              </a:graphicData>
            </a:graphic>
          </wp:inline>
        </w:drawing>
      </w:r>
      <w:r>
        <w:fldChar w:fldCharType="begin"/>
      </w:r>
      <w:r>
        <w:instrText xml:space="preserve"> INCLUDEPICTURE "https://upload.wikimedia.org/wikipedia/commons/thumb/c/cc/Kapsaicyna.svg/2880px-Kapsaicyna.svg.png" \* MERGEFORMATINET </w:instrText>
      </w:r>
      <w:r w:rsidR="00000000">
        <w:fldChar w:fldCharType="separate"/>
      </w:r>
      <w:r>
        <w:fldChar w:fldCharType="end"/>
      </w:r>
    </w:p>
    <w:p w14:paraId="584E5DDF" w14:textId="77777777" w:rsidR="00624612" w:rsidRDefault="00624612" w:rsidP="00624612">
      <w:pPr>
        <w:spacing w:after="0" w:line="360" w:lineRule="auto"/>
        <w:ind w:left="142"/>
        <w:jc w:val="center"/>
        <w:rPr>
          <w:b/>
          <w:bCs/>
        </w:rPr>
      </w:pPr>
      <w:r w:rsidRPr="00647267">
        <w:rPr>
          <w:b/>
          <w:bCs/>
        </w:rPr>
        <w:t>(1)</w:t>
      </w:r>
    </w:p>
    <w:p w14:paraId="51741C03" w14:textId="77777777" w:rsidR="00624612" w:rsidRPr="00647267" w:rsidRDefault="00624612" w:rsidP="00624612">
      <w:pPr>
        <w:spacing w:after="0" w:line="360" w:lineRule="auto"/>
        <w:ind w:left="142"/>
        <w:rPr>
          <w:b/>
          <w:bCs/>
        </w:rPr>
      </w:pPr>
    </w:p>
    <w:p w14:paraId="6E637D6C" w14:textId="77777777" w:rsidR="00624612" w:rsidRDefault="00624612" w:rsidP="00624612">
      <w:pPr>
        <w:spacing w:after="0" w:line="360" w:lineRule="auto"/>
        <w:ind w:left="142"/>
        <w:jc w:val="center"/>
      </w:pPr>
      <w:r>
        <w:fldChar w:fldCharType="begin"/>
      </w:r>
      <w:r>
        <w:instrText xml:space="preserve"> INCLUDEPICTURE "https://upload.wikimedia.org/wikipedia/commons/thumb/e/e9/Dihydrocapsaicin.svg/2880px-Dihydrocapsaicin.svg.png" \* MERGEFORMATINET </w:instrText>
      </w:r>
      <w:r>
        <w:fldChar w:fldCharType="separate"/>
      </w:r>
      <w:r>
        <w:rPr>
          <w:noProof/>
        </w:rPr>
        <w:drawing>
          <wp:inline distT="0" distB="0" distL="0" distR="0" wp14:anchorId="7DF4C4C4" wp14:editId="322D99C7">
            <wp:extent cx="3535628" cy="951483"/>
            <wp:effectExtent l="0" t="0" r="0" b="127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3597" cy="953628"/>
                    </a:xfrm>
                    <a:prstGeom prst="rect">
                      <a:avLst/>
                    </a:prstGeom>
                    <a:noFill/>
                    <a:ln>
                      <a:noFill/>
                    </a:ln>
                  </pic:spPr>
                </pic:pic>
              </a:graphicData>
            </a:graphic>
          </wp:inline>
        </w:drawing>
      </w:r>
      <w:r>
        <w:fldChar w:fldCharType="end"/>
      </w:r>
    </w:p>
    <w:p w14:paraId="79CF8C5F" w14:textId="77777777" w:rsidR="00624612" w:rsidRDefault="00624612" w:rsidP="00624612">
      <w:pPr>
        <w:spacing w:after="0" w:line="360" w:lineRule="auto"/>
        <w:ind w:left="142"/>
        <w:jc w:val="center"/>
        <w:rPr>
          <w:b/>
          <w:bCs/>
        </w:rPr>
      </w:pPr>
      <w:r w:rsidRPr="00647267">
        <w:rPr>
          <w:b/>
          <w:bCs/>
        </w:rPr>
        <w:t>(2)</w:t>
      </w:r>
    </w:p>
    <w:p w14:paraId="38BCD6B8" w14:textId="661B8643" w:rsidR="001E5E21" w:rsidRDefault="001E5E21" w:rsidP="001E5E21">
      <w:pPr>
        <w:spacing w:after="0" w:line="360" w:lineRule="auto"/>
        <w:ind w:firstLine="142"/>
      </w:pPr>
      <w:r w:rsidRPr="00796B6D">
        <w:rPr>
          <w:b/>
          <w:iCs/>
        </w:rPr>
        <w:t xml:space="preserve">4. </w:t>
      </w:r>
      <w:r>
        <w:rPr>
          <w:b/>
          <w:iCs/>
        </w:rPr>
        <w:t>Timetable</w:t>
      </w:r>
    </w:p>
    <w:p w14:paraId="5D9592B4" w14:textId="34C526D0" w:rsidR="001E5E21" w:rsidRDefault="001E5E21" w:rsidP="001E5E21">
      <w:pPr>
        <w:spacing w:after="0" w:line="360" w:lineRule="auto"/>
        <w:ind w:left="142"/>
        <w:rPr>
          <w:b/>
          <w:bCs/>
        </w:rPr>
      </w:pPr>
      <w:commentRangeStart w:id="178"/>
      <w:r>
        <w:t>??</w:t>
      </w:r>
      <w:commentRangeEnd w:id="178"/>
      <w:r>
        <w:rPr>
          <w:rStyle w:val="CommentReference"/>
        </w:rPr>
        <w:commentReference w:id="178"/>
      </w:r>
    </w:p>
    <w:p w14:paraId="3A68EBF4" w14:textId="77777777" w:rsidR="001E5E21" w:rsidRPr="00647267" w:rsidRDefault="001E5E21" w:rsidP="00624612">
      <w:pPr>
        <w:spacing w:after="0" w:line="360" w:lineRule="auto"/>
        <w:ind w:left="142"/>
        <w:jc w:val="center"/>
        <w:rPr>
          <w:b/>
          <w:bCs/>
        </w:rPr>
      </w:pPr>
    </w:p>
    <w:p w14:paraId="2A490755" w14:textId="51872C35" w:rsidR="00624612" w:rsidRDefault="001E5E21" w:rsidP="00624612">
      <w:pPr>
        <w:spacing w:after="0" w:line="360" w:lineRule="auto"/>
        <w:ind w:left="142"/>
      </w:pPr>
      <w:r>
        <w:rPr>
          <w:b/>
          <w:iCs/>
        </w:rPr>
        <w:t>5</w:t>
      </w:r>
      <w:r w:rsidR="00624612" w:rsidRPr="00796B6D">
        <w:rPr>
          <w:b/>
          <w:iCs/>
        </w:rPr>
        <w:t>. Investigation Details</w:t>
      </w:r>
    </w:p>
    <w:p w14:paraId="4EAB143B" w14:textId="77777777" w:rsidR="00624612" w:rsidRDefault="00624612" w:rsidP="00624612">
      <w:pPr>
        <w:spacing w:after="0" w:line="360" w:lineRule="auto"/>
        <w:ind w:left="142"/>
      </w:pPr>
      <w:r>
        <w:t xml:space="preserve">For this study, you will be supplied with two samples. These samples are </w:t>
      </w:r>
      <w:r w:rsidRPr="004649A3">
        <w:rPr>
          <w:i/>
        </w:rPr>
        <w:t xml:space="preserve">biological replicates </w:t>
      </w:r>
      <w:r>
        <w:t>i.e. the</w:t>
      </w:r>
      <w:r>
        <w:rPr>
          <w:color w:val="202124"/>
          <w:shd w:val="clear" w:color="auto" w:fill="FFFFFF"/>
        </w:rPr>
        <w:t xml:space="preserve"> samples are extracts of individual chilli plants that have been grown under the same conditions and harvested at the same time.  </w:t>
      </w:r>
      <w:r>
        <w:t>The extraction was performed by addition of 10 mL dichloromethane to 5g of crushed chilli before the tubes and its contents were vortexed for 1 minute. Then, the test tubes were centrifuged for 10 minutes at 3000 RPM. Following centrifugation, 1 mL of extract was withdrawn from the tubes and evaporated to dryness using nitrogen gas. The dried material was then reconstituted in 2 mL of methanol.</w:t>
      </w:r>
    </w:p>
    <w:p w14:paraId="1433F8CC" w14:textId="77777777" w:rsidR="00624612" w:rsidRDefault="00624612" w:rsidP="00624612">
      <w:pPr>
        <w:spacing w:after="0" w:line="360" w:lineRule="auto"/>
        <w:ind w:left="142"/>
        <w:rPr>
          <w:i/>
          <w:iCs/>
        </w:rPr>
      </w:pPr>
      <w:r>
        <w:rPr>
          <w:i/>
          <w:iCs/>
        </w:rPr>
        <w:t>Y</w:t>
      </w:r>
      <w:r w:rsidRPr="00F7159A">
        <w:rPr>
          <w:i/>
          <w:iCs/>
        </w:rPr>
        <w:t xml:space="preserve">ou will be tasked with </w:t>
      </w:r>
      <w:r>
        <w:rPr>
          <w:i/>
          <w:iCs/>
        </w:rPr>
        <w:t xml:space="preserve">analysing the composition of supplied plant extracts. First, you will need to assess the molecular composition of the extracts and then develop a series of </w:t>
      </w:r>
      <w:r>
        <w:rPr>
          <w:i/>
          <w:iCs/>
        </w:rPr>
        <w:lastRenderedPageBreak/>
        <w:t xml:space="preserve">techniques for </w:t>
      </w:r>
      <w:r w:rsidRPr="00F7159A">
        <w:rPr>
          <w:i/>
          <w:iCs/>
        </w:rPr>
        <w:t xml:space="preserve">quantitating the amount of capsaicin and </w:t>
      </w:r>
      <w:proofErr w:type="spellStart"/>
      <w:r w:rsidRPr="00F7159A">
        <w:rPr>
          <w:i/>
          <w:iCs/>
        </w:rPr>
        <w:t>dihydrocapsaicin</w:t>
      </w:r>
      <w:proofErr w:type="spellEnd"/>
      <w:r w:rsidRPr="00F7159A">
        <w:rPr>
          <w:i/>
          <w:iCs/>
        </w:rPr>
        <w:t xml:space="preserve"> in supplied plant extract</w:t>
      </w:r>
      <w:r>
        <w:rPr>
          <w:i/>
          <w:iCs/>
        </w:rPr>
        <w:t xml:space="preserve">s. </w:t>
      </w:r>
    </w:p>
    <w:p w14:paraId="28DC6A06" w14:textId="77777777" w:rsidR="00624612" w:rsidRDefault="00624612" w:rsidP="00624612">
      <w:pPr>
        <w:spacing w:after="0" w:line="360" w:lineRule="auto"/>
        <w:ind w:left="142"/>
        <w:rPr>
          <w:i/>
          <w:iCs/>
        </w:rPr>
      </w:pPr>
    </w:p>
    <w:p w14:paraId="2ADC3FB3" w14:textId="77777777" w:rsidR="00624612" w:rsidRPr="00796B6D" w:rsidRDefault="00624612" w:rsidP="00624612">
      <w:pPr>
        <w:spacing w:after="0" w:line="360" w:lineRule="auto"/>
        <w:ind w:left="142"/>
        <w:rPr>
          <w:iCs/>
        </w:rPr>
      </w:pPr>
      <w:r w:rsidRPr="00796B6D">
        <w:rPr>
          <w:iCs/>
        </w:rPr>
        <w:t xml:space="preserve">The investigation can be split into the following tasks. </w:t>
      </w:r>
    </w:p>
    <w:p w14:paraId="5E846F7F" w14:textId="77777777" w:rsidR="00624612" w:rsidRDefault="00624612" w:rsidP="00624612">
      <w:pPr>
        <w:spacing w:after="0" w:line="360" w:lineRule="auto"/>
        <w:ind w:left="142"/>
        <w:rPr>
          <w:i/>
          <w:iCs/>
        </w:rPr>
      </w:pPr>
    </w:p>
    <w:p w14:paraId="19B64131" w14:textId="77777777" w:rsidR="00624612" w:rsidRDefault="00624612" w:rsidP="00624612">
      <w:pPr>
        <w:spacing w:after="0" w:line="360" w:lineRule="auto"/>
        <w:ind w:left="142"/>
      </w:pPr>
      <w:r w:rsidRPr="00675C52">
        <w:rPr>
          <w:b/>
        </w:rPr>
        <w:t>Task 1: Assess the purity</w:t>
      </w:r>
      <w:r>
        <w:rPr>
          <w:b/>
        </w:rPr>
        <w:t xml:space="preserve"> of the supplied plant extracts. </w:t>
      </w:r>
      <w:r>
        <w:t xml:space="preserve">You will need to design experiments to determine the molecular composition of the supplied plant extracts. You will need to fully characterise the major species present in the mixture and identify capsaicin and </w:t>
      </w:r>
      <w:proofErr w:type="spellStart"/>
      <w:r>
        <w:t>dehydrocapsaicin</w:t>
      </w:r>
      <w:proofErr w:type="spellEnd"/>
      <w:r>
        <w:t xml:space="preserve"> in the samples. </w:t>
      </w:r>
    </w:p>
    <w:p w14:paraId="7FEFB769" w14:textId="77777777" w:rsidR="00624612" w:rsidRDefault="00624612" w:rsidP="00624612">
      <w:pPr>
        <w:spacing w:after="0" w:line="360" w:lineRule="auto"/>
      </w:pPr>
    </w:p>
    <w:p w14:paraId="2A5C2358" w14:textId="77777777" w:rsidR="00624612" w:rsidRDefault="00624612" w:rsidP="00624612">
      <w:pPr>
        <w:spacing w:after="0" w:line="360" w:lineRule="auto"/>
        <w:ind w:left="142"/>
      </w:pPr>
      <w:r w:rsidRPr="00866C41">
        <w:rPr>
          <w:b/>
        </w:rPr>
        <w:t xml:space="preserve">Task 2: Chromatographic separation of capsaicin and </w:t>
      </w:r>
      <w:proofErr w:type="spellStart"/>
      <w:r w:rsidRPr="00866C41">
        <w:rPr>
          <w:b/>
        </w:rPr>
        <w:t>dihydrocapsaicin</w:t>
      </w:r>
      <w:proofErr w:type="spellEnd"/>
      <w:r>
        <w:rPr>
          <w:b/>
        </w:rPr>
        <w:t xml:space="preserve">. </w:t>
      </w:r>
      <w:r>
        <w:t xml:space="preserve">You will need to develop a chromatographic separation technique for the resolution of capsaicin and </w:t>
      </w:r>
      <w:proofErr w:type="spellStart"/>
      <w:r w:rsidRPr="00647267">
        <w:t>dihydrocapsaicin</w:t>
      </w:r>
      <w:proofErr w:type="spellEnd"/>
      <w:r>
        <w:t xml:space="preserve"> from the supplied extracts.</w:t>
      </w:r>
    </w:p>
    <w:p w14:paraId="2BC4A589" w14:textId="77777777" w:rsidR="00624612" w:rsidRDefault="00624612" w:rsidP="00624612">
      <w:pPr>
        <w:spacing w:after="0" w:line="360" w:lineRule="auto"/>
      </w:pPr>
    </w:p>
    <w:p w14:paraId="320F45F2" w14:textId="77777777" w:rsidR="00624612" w:rsidRDefault="00624612" w:rsidP="00624612">
      <w:pPr>
        <w:spacing w:after="0" w:line="360" w:lineRule="auto"/>
        <w:ind w:left="142"/>
      </w:pPr>
      <w:r w:rsidRPr="00866C41">
        <w:rPr>
          <w:b/>
        </w:rPr>
        <w:t xml:space="preserve">Task 3: </w:t>
      </w:r>
      <w:r>
        <w:rPr>
          <w:b/>
        </w:rPr>
        <w:t>Relative quantitation</w:t>
      </w:r>
      <w:r w:rsidRPr="00866C41">
        <w:rPr>
          <w:b/>
        </w:rPr>
        <w:t xml:space="preserve"> of</w:t>
      </w:r>
      <w:r>
        <w:t xml:space="preserve"> </w:t>
      </w:r>
      <w:r w:rsidRPr="00866C41">
        <w:rPr>
          <w:b/>
        </w:rPr>
        <w:t xml:space="preserve">capsaicin and </w:t>
      </w:r>
      <w:proofErr w:type="spellStart"/>
      <w:r w:rsidRPr="00866C41">
        <w:rPr>
          <w:b/>
        </w:rPr>
        <w:t>dihydrocapsaicin</w:t>
      </w:r>
      <w:proofErr w:type="spellEnd"/>
      <w:r>
        <w:rPr>
          <w:b/>
        </w:rPr>
        <w:t>.</w:t>
      </w:r>
    </w:p>
    <w:p w14:paraId="0EFB3234" w14:textId="77777777" w:rsidR="00624612" w:rsidRDefault="00624612" w:rsidP="00624612">
      <w:pPr>
        <w:spacing w:after="0" w:line="360" w:lineRule="auto"/>
        <w:ind w:left="142"/>
      </w:pPr>
      <w:r>
        <w:t xml:space="preserve">You will need to develop an analytical method that will allow you to determine the </w:t>
      </w:r>
      <w:r w:rsidRPr="00796B6D">
        <w:rPr>
          <w:b/>
          <w:i/>
        </w:rPr>
        <w:t>relative ratio</w:t>
      </w:r>
      <w:r>
        <w:t xml:space="preserve"> of C and DHC in the extracts. Relative quantitation is often quicker than absolute quantitation and often does not require external calibration. </w:t>
      </w:r>
    </w:p>
    <w:p w14:paraId="55C1ADD6" w14:textId="77777777" w:rsidR="00624612" w:rsidRDefault="00624612" w:rsidP="00624612">
      <w:pPr>
        <w:spacing w:after="0" w:line="360" w:lineRule="auto"/>
        <w:ind w:left="142"/>
      </w:pPr>
    </w:p>
    <w:p w14:paraId="0236C662" w14:textId="19CB9349" w:rsidR="00624612" w:rsidRDefault="00624612" w:rsidP="00624612">
      <w:pPr>
        <w:spacing w:after="0" w:line="360" w:lineRule="auto"/>
        <w:ind w:left="142"/>
      </w:pPr>
      <w:r w:rsidRPr="00866C41">
        <w:rPr>
          <w:b/>
        </w:rPr>
        <w:t>Task 4: Absolute quantitation of</w:t>
      </w:r>
      <w:r>
        <w:t xml:space="preserve"> </w:t>
      </w:r>
      <w:r w:rsidRPr="00866C41">
        <w:rPr>
          <w:b/>
        </w:rPr>
        <w:t xml:space="preserve">capsaicin and </w:t>
      </w:r>
      <w:proofErr w:type="spellStart"/>
      <w:r w:rsidRPr="00866C41">
        <w:rPr>
          <w:b/>
        </w:rPr>
        <w:t>dihydrocapsaicin</w:t>
      </w:r>
      <w:proofErr w:type="spellEnd"/>
      <w:r>
        <w:rPr>
          <w:b/>
        </w:rPr>
        <w:t>.</w:t>
      </w:r>
      <w:r>
        <w:t xml:space="preserve"> You will develop two analytical methods for quantifying the </w:t>
      </w:r>
      <w:r w:rsidRPr="00675C52">
        <w:rPr>
          <w:b/>
          <w:i/>
        </w:rPr>
        <w:t>absolute concentration</w:t>
      </w:r>
      <w:r>
        <w:t xml:space="preserve"> of both metabolites in the plant extract. For this task, you will have access to standard solutions of pure </w:t>
      </w:r>
      <w:proofErr w:type="spellStart"/>
      <w:r>
        <w:t>capsaicins</w:t>
      </w:r>
      <w:proofErr w:type="spellEnd"/>
      <w:r>
        <w:t>/</w:t>
      </w:r>
      <w:proofErr w:type="spellStart"/>
      <w:r>
        <w:t>dihydrocapsaicin</w:t>
      </w:r>
      <w:proofErr w:type="spellEnd"/>
      <w:r>
        <w:t xml:space="preserve"> for method development. You should critically appraise each method you develop. For example, you should consider the speed, sensitivity, selectivity, accuracy, </w:t>
      </w:r>
      <w:r w:rsidR="002E7971">
        <w:t>reproducibility,</w:t>
      </w:r>
      <w:r>
        <w:t xml:space="preserve"> and dynamic range of each method. </w:t>
      </w:r>
    </w:p>
    <w:p w14:paraId="0A6556B3" w14:textId="77777777" w:rsidR="00624612" w:rsidRDefault="00624612" w:rsidP="00624612">
      <w:pPr>
        <w:spacing w:after="0" w:line="360" w:lineRule="auto"/>
        <w:ind w:left="142"/>
      </w:pPr>
    </w:p>
    <w:p w14:paraId="6CBBD43D" w14:textId="77777777" w:rsidR="00624612" w:rsidRDefault="00624612" w:rsidP="00624612">
      <w:pPr>
        <w:spacing w:after="0" w:line="360" w:lineRule="auto"/>
        <w:ind w:left="142"/>
      </w:pPr>
    </w:p>
    <w:p w14:paraId="7CCA165E" w14:textId="2BB0E622" w:rsidR="00624612" w:rsidRPr="0020242E" w:rsidRDefault="001E5E21" w:rsidP="00624612">
      <w:pPr>
        <w:spacing w:after="0" w:line="360" w:lineRule="auto"/>
        <w:ind w:left="142"/>
        <w:rPr>
          <w:b/>
          <w:bCs/>
        </w:rPr>
      </w:pPr>
      <w:r>
        <w:rPr>
          <w:b/>
          <w:bCs/>
        </w:rPr>
        <w:t>6</w:t>
      </w:r>
      <w:r w:rsidR="00624612" w:rsidRPr="0020242E">
        <w:rPr>
          <w:b/>
          <w:bCs/>
        </w:rPr>
        <w:t>. The Laboratory</w:t>
      </w:r>
    </w:p>
    <w:p w14:paraId="6FC90C8E" w14:textId="4D7EBE39" w:rsidR="00624612" w:rsidRDefault="00624612" w:rsidP="00624612">
      <w:pPr>
        <w:spacing w:after="0" w:line="360" w:lineRule="auto"/>
        <w:ind w:left="142"/>
      </w:pPr>
      <w:r>
        <w:t xml:space="preserve">You will be based within our brand new ACIS lab and the accompanying Wet lab. You will be assigned a PhD Demonstrator to oversee your work, answer any questions you might have and ensure your safety whilst working within the laboratory. You can also contact the lab technician </w:t>
      </w:r>
      <w:commentRangeStart w:id="179"/>
      <w:r w:rsidR="005E3513">
        <w:t>Alba</w:t>
      </w:r>
      <w:r w:rsidR="00004F5A">
        <w:t xml:space="preserve"> Navarro</w:t>
      </w:r>
      <w:r w:rsidR="005E3513">
        <w:t xml:space="preserve"> Rodriguez</w:t>
      </w:r>
      <w:commentRangeEnd w:id="179"/>
      <w:r w:rsidR="005E3513">
        <w:rPr>
          <w:rStyle w:val="CommentReference"/>
        </w:rPr>
        <w:commentReference w:id="179"/>
      </w:r>
      <w:r w:rsidR="00004F5A">
        <w:t xml:space="preserve"> (??</w:t>
      </w:r>
      <w:r>
        <w:t xml:space="preserve">) if you require any assistance with additional chemicals or equipment. </w:t>
      </w:r>
    </w:p>
    <w:p w14:paraId="0EF39FE5" w14:textId="77777777" w:rsidR="00624612" w:rsidRDefault="00624612" w:rsidP="00624612">
      <w:pPr>
        <w:spacing w:after="0" w:line="360" w:lineRule="auto"/>
        <w:ind w:left="142"/>
        <w:rPr>
          <w:b/>
          <w:bCs/>
        </w:rPr>
      </w:pPr>
    </w:p>
    <w:p w14:paraId="3349D4DB" w14:textId="77777777" w:rsidR="00624612" w:rsidRDefault="00624612" w:rsidP="00624612">
      <w:pPr>
        <w:rPr>
          <w:b/>
          <w:bCs/>
        </w:rPr>
      </w:pPr>
      <w:r>
        <w:rPr>
          <w:b/>
          <w:bCs/>
        </w:rPr>
        <w:br w:type="page"/>
      </w:r>
    </w:p>
    <w:p w14:paraId="3277A608" w14:textId="1843D700" w:rsidR="00624612" w:rsidRDefault="001E5E21" w:rsidP="00624612">
      <w:pPr>
        <w:spacing w:after="0" w:line="360" w:lineRule="auto"/>
        <w:ind w:left="142"/>
        <w:rPr>
          <w:b/>
          <w:bCs/>
        </w:rPr>
      </w:pPr>
      <w:r>
        <w:rPr>
          <w:b/>
          <w:bCs/>
        </w:rPr>
        <w:lastRenderedPageBreak/>
        <w:t>7</w:t>
      </w:r>
      <w:r w:rsidR="00624612" w:rsidRPr="00183A35">
        <w:rPr>
          <w:b/>
          <w:bCs/>
        </w:rPr>
        <w:t>. Available Analytical Techniques</w:t>
      </w:r>
    </w:p>
    <w:p w14:paraId="33295DE5" w14:textId="77777777" w:rsidR="00624612" w:rsidRDefault="00624612" w:rsidP="00624612">
      <w:pPr>
        <w:spacing w:after="0" w:line="360" w:lineRule="auto"/>
        <w:ind w:left="142"/>
      </w:pPr>
      <w:r>
        <w:rPr>
          <w:bCs/>
        </w:rPr>
        <w:t>The School of Chemistry has a wealth of world class instruments and analytical facilities. You will have access to the following instrumentation and services to aid you in the identification and quantification of unknown substances.</w:t>
      </w:r>
      <w:r w:rsidRPr="00C96050">
        <w:t xml:space="preserve"> </w:t>
      </w:r>
    </w:p>
    <w:p w14:paraId="5503DDA0" w14:textId="77777777" w:rsidR="00624612" w:rsidRPr="00C96050" w:rsidRDefault="00624612" w:rsidP="00624612">
      <w:pPr>
        <w:spacing w:after="0" w:line="360" w:lineRule="auto"/>
        <w:ind w:left="142"/>
        <w:rPr>
          <w:bCs/>
        </w:rPr>
      </w:pPr>
    </w:p>
    <w:p w14:paraId="105A2F40" w14:textId="4C362E02" w:rsidR="00624612" w:rsidRPr="00C96050" w:rsidRDefault="00C100D8" w:rsidP="00624612">
      <w:pPr>
        <w:spacing w:after="0" w:line="360" w:lineRule="auto"/>
        <w:ind w:left="142"/>
        <w:rPr>
          <w:bCs/>
        </w:rPr>
      </w:pPr>
      <w:r>
        <w:rPr>
          <w:bCs/>
        </w:rPr>
        <w:t>Note that the</w:t>
      </w:r>
      <w:r w:rsidR="00624612" w:rsidRPr="00C96050">
        <w:rPr>
          <w:bCs/>
        </w:rPr>
        <w:t xml:space="preserve"> collection of data for poorly prepared samples will not be tolerated</w:t>
      </w:r>
      <w:r>
        <w:rPr>
          <w:bCs/>
        </w:rPr>
        <w:t xml:space="preserve"> due to the risk these samples might pose to the instruments</w:t>
      </w:r>
      <w:r w:rsidR="00624612" w:rsidRPr="00C96050">
        <w:rPr>
          <w:bCs/>
        </w:rPr>
        <w:t xml:space="preserve">. Take care to prepare samples according to guidelines and ask for assistance if in doubt. </w:t>
      </w:r>
    </w:p>
    <w:p w14:paraId="6ED361D8" w14:textId="77777777" w:rsidR="00624612" w:rsidRDefault="00624612" w:rsidP="00624612">
      <w:pPr>
        <w:spacing w:after="0" w:line="360" w:lineRule="auto"/>
        <w:ind w:left="142"/>
        <w:rPr>
          <w:bCs/>
        </w:rPr>
      </w:pPr>
    </w:p>
    <w:p w14:paraId="3E5D9321" w14:textId="77777777" w:rsidR="00624612" w:rsidRPr="00F34406" w:rsidRDefault="00624612" w:rsidP="00624612">
      <w:pPr>
        <w:spacing w:after="0" w:line="360" w:lineRule="auto"/>
        <w:ind w:left="142"/>
        <w:rPr>
          <w:bCs/>
        </w:rPr>
      </w:pPr>
      <w:r w:rsidRPr="00C96050">
        <w:rPr>
          <w:bCs/>
        </w:rPr>
        <w:t>The running of any spectroscopic samples should be cleared with your demonstrator beforehand to ensure that service time is being used appropriately. Your demonstrator will be able to offer advice on how to access/use appropriate services.</w:t>
      </w:r>
    </w:p>
    <w:p w14:paraId="26E235FA" w14:textId="77777777" w:rsidR="00624612" w:rsidRDefault="00624612" w:rsidP="00624612">
      <w:pPr>
        <w:spacing w:after="0" w:line="360" w:lineRule="auto"/>
        <w:ind w:left="142"/>
        <w:rPr>
          <w:b/>
          <w:bCs/>
        </w:rPr>
      </w:pPr>
    </w:p>
    <w:p w14:paraId="4F3D7B41" w14:textId="77777777" w:rsidR="00624612" w:rsidRPr="007203FC" w:rsidRDefault="00624612" w:rsidP="00624612">
      <w:pPr>
        <w:spacing w:after="0" w:line="360" w:lineRule="auto"/>
        <w:ind w:left="142"/>
        <w:rPr>
          <w:i/>
        </w:rPr>
      </w:pPr>
      <w:r>
        <w:rPr>
          <w:i/>
        </w:rPr>
        <w:t>Gas</w:t>
      </w:r>
      <w:r w:rsidRPr="007203FC">
        <w:rPr>
          <w:i/>
        </w:rPr>
        <w:t xml:space="preserve"> Chromatography (</w:t>
      </w:r>
      <w:r>
        <w:rPr>
          <w:i/>
        </w:rPr>
        <w:t>GC</w:t>
      </w:r>
      <w:r w:rsidRPr="007203FC">
        <w:rPr>
          <w:i/>
        </w:rPr>
        <w:t xml:space="preserve">): </w:t>
      </w:r>
    </w:p>
    <w:p w14:paraId="04AE58BD" w14:textId="7B2737E2" w:rsidR="00624612" w:rsidRDefault="00624612" w:rsidP="00624612">
      <w:pPr>
        <w:spacing w:after="0" w:line="360" w:lineRule="auto"/>
        <w:ind w:left="142"/>
      </w:pPr>
      <w:r w:rsidRPr="007203FC">
        <w:t xml:space="preserve">Allows the separation and quantification of </w:t>
      </w:r>
      <w:r>
        <w:t xml:space="preserve">volatile </w:t>
      </w:r>
      <w:r w:rsidRPr="007203FC">
        <w:t>compounds</w:t>
      </w:r>
      <w:r w:rsidR="00EF62BE">
        <w:t xml:space="preserve"> – either by direct injection of solution samples or via head-space analysis of </w:t>
      </w:r>
      <w:r w:rsidR="0051713C">
        <w:t>volatile vapours</w:t>
      </w:r>
      <w:r w:rsidRPr="007203FC">
        <w:t xml:space="preserve">. </w:t>
      </w:r>
      <w:r w:rsidR="00EF62BE">
        <w:t>Th</w:t>
      </w:r>
      <w:r w:rsidR="0051713C">
        <w:t>e</w:t>
      </w:r>
      <w:r w:rsidR="00EF62BE">
        <w:t xml:space="preserve"> GC can either be coupled</w:t>
      </w:r>
      <w:r>
        <w:t xml:space="preserve"> </w:t>
      </w:r>
      <w:r w:rsidR="0051713C">
        <w:t xml:space="preserve">to a Flame Ionisation Detector (FID) that is quantitative and sensitive to most organic compounds or it can </w:t>
      </w:r>
      <w:r>
        <w:t>be coupled to a mass spectrometer (GC-MS)</w:t>
      </w:r>
      <w:r w:rsidR="0051713C">
        <w:t xml:space="preserve"> for improved </w:t>
      </w:r>
      <w:r w:rsidR="002F2D0A">
        <w:t>identification</w:t>
      </w:r>
      <w:r>
        <w:t>.</w:t>
      </w:r>
    </w:p>
    <w:p w14:paraId="2F8F0242" w14:textId="77777777" w:rsidR="00624612" w:rsidRDefault="00624612" w:rsidP="00624612">
      <w:pPr>
        <w:spacing w:after="0" w:line="360" w:lineRule="auto"/>
        <w:ind w:left="142"/>
      </w:pPr>
    </w:p>
    <w:p w14:paraId="1C566F47" w14:textId="77777777" w:rsidR="00624612" w:rsidRPr="007203FC" w:rsidRDefault="00624612" w:rsidP="00624612">
      <w:pPr>
        <w:spacing w:after="0" w:line="360" w:lineRule="auto"/>
        <w:ind w:left="142"/>
        <w:rPr>
          <w:i/>
        </w:rPr>
      </w:pPr>
      <w:proofErr w:type="spellStart"/>
      <w:r>
        <w:rPr>
          <w:i/>
        </w:rPr>
        <w:t xml:space="preserve">Ultra </w:t>
      </w:r>
      <w:proofErr w:type="gramStart"/>
      <w:r>
        <w:rPr>
          <w:i/>
        </w:rPr>
        <w:t>High</w:t>
      </w:r>
      <w:proofErr w:type="spellEnd"/>
      <w:r>
        <w:rPr>
          <w:i/>
        </w:rPr>
        <w:t xml:space="preserve"> &amp; </w:t>
      </w:r>
      <w:r w:rsidRPr="007203FC">
        <w:rPr>
          <w:i/>
        </w:rPr>
        <w:t>High Performance</w:t>
      </w:r>
      <w:proofErr w:type="gramEnd"/>
      <w:r w:rsidRPr="007203FC">
        <w:rPr>
          <w:i/>
        </w:rPr>
        <w:t xml:space="preserve"> Liquid Chromatography (</w:t>
      </w:r>
      <w:r>
        <w:rPr>
          <w:i/>
        </w:rPr>
        <w:t>UPLC/</w:t>
      </w:r>
      <w:r w:rsidRPr="007203FC">
        <w:rPr>
          <w:i/>
        </w:rPr>
        <w:t xml:space="preserve">HPLC): </w:t>
      </w:r>
    </w:p>
    <w:p w14:paraId="3AF7AD57" w14:textId="221ED27C" w:rsidR="00624612" w:rsidRDefault="00624612" w:rsidP="00624612">
      <w:pPr>
        <w:spacing w:after="0" w:line="360" w:lineRule="auto"/>
        <w:ind w:left="142"/>
      </w:pPr>
      <w:r w:rsidRPr="007203FC">
        <w:t>Allows the separation and quantification of compounds</w:t>
      </w:r>
      <w:r>
        <w:t xml:space="preserve"> from solution</w:t>
      </w:r>
      <w:r w:rsidR="00C97787">
        <w:t xml:space="preserve"> </w:t>
      </w:r>
      <w:r w:rsidR="00FC4D7D">
        <w:t>based on UV/</w:t>
      </w:r>
      <w:proofErr w:type="gramStart"/>
      <w:r w:rsidR="00FC4D7D">
        <w:t>Vis</w:t>
      </w:r>
      <w:proofErr w:type="gramEnd"/>
      <w:r w:rsidR="00FC4D7D">
        <w:t xml:space="preserve"> absorbance. Samples </w:t>
      </w:r>
      <w:r w:rsidR="0017762E">
        <w:t>typically</w:t>
      </w:r>
      <w:r w:rsidR="00FC4D7D">
        <w:t xml:space="preserve"> take 5-15 mins to run</w:t>
      </w:r>
      <w:r w:rsidR="0017762E">
        <w:t>.</w:t>
      </w:r>
    </w:p>
    <w:p w14:paraId="4AC1C570" w14:textId="77777777" w:rsidR="00624612" w:rsidRDefault="00624612" w:rsidP="00624612">
      <w:pPr>
        <w:spacing w:after="0" w:line="360" w:lineRule="auto"/>
        <w:rPr>
          <w:b/>
          <w:bCs/>
        </w:rPr>
      </w:pPr>
    </w:p>
    <w:p w14:paraId="06C02392" w14:textId="77777777" w:rsidR="00624612" w:rsidRDefault="00624612" w:rsidP="00624612">
      <w:pPr>
        <w:spacing w:after="0" w:line="360" w:lineRule="auto"/>
        <w:ind w:left="142"/>
        <w:rPr>
          <w:i/>
        </w:rPr>
      </w:pPr>
      <w:r w:rsidRPr="00515BF6">
        <w:rPr>
          <w:i/>
        </w:rPr>
        <w:t>NMR Spectroscopy</w:t>
      </w:r>
      <w:r>
        <w:rPr>
          <w:i/>
        </w:rPr>
        <w:t>:</w:t>
      </w:r>
    </w:p>
    <w:p w14:paraId="14214F44" w14:textId="77777777" w:rsidR="00624612" w:rsidRDefault="00624612" w:rsidP="00624612">
      <w:pPr>
        <w:spacing w:after="0" w:line="360" w:lineRule="auto"/>
        <w:ind w:left="142"/>
      </w:pPr>
      <w:r>
        <w:rPr>
          <w:vertAlign w:val="superscript"/>
        </w:rPr>
        <w:t>1</w:t>
      </w:r>
      <w:r>
        <w:t xml:space="preserve">H and </w:t>
      </w:r>
      <w:r>
        <w:rPr>
          <w:vertAlign w:val="superscript"/>
        </w:rPr>
        <w:t>13</w:t>
      </w:r>
      <w:r>
        <w:t>C NMR techniques as well as common 2D spectroscopic methods. Extensive structural information available for simple organics, but analysis far easier in conjunction with other analytical techniques.</w:t>
      </w:r>
    </w:p>
    <w:p w14:paraId="5CEA9228" w14:textId="77777777" w:rsidR="00624612" w:rsidRDefault="00624612" w:rsidP="00624612">
      <w:pPr>
        <w:spacing w:after="0" w:line="360" w:lineRule="auto"/>
        <w:ind w:left="142"/>
      </w:pPr>
    </w:p>
    <w:p w14:paraId="2DF5FA0D" w14:textId="77777777" w:rsidR="00624612" w:rsidRPr="00515BF6" w:rsidRDefault="00624612" w:rsidP="00624612">
      <w:pPr>
        <w:spacing w:after="0" w:line="360" w:lineRule="auto"/>
        <w:ind w:left="142"/>
        <w:rPr>
          <w:i/>
        </w:rPr>
      </w:pPr>
      <w:r w:rsidRPr="00515BF6">
        <w:rPr>
          <w:i/>
        </w:rPr>
        <w:t xml:space="preserve">Mass Spectrometry: </w:t>
      </w:r>
    </w:p>
    <w:p w14:paraId="5608E177" w14:textId="6062C25D" w:rsidR="00624612" w:rsidRDefault="00624612" w:rsidP="007F555A">
      <w:pPr>
        <w:spacing w:after="0" w:line="360" w:lineRule="auto"/>
        <w:ind w:left="142"/>
      </w:pPr>
      <w:r>
        <w:t>A</w:t>
      </w:r>
      <w:r w:rsidR="00276E71">
        <w:t>n</w:t>
      </w:r>
      <w:r>
        <w:t xml:space="preserve"> </w:t>
      </w:r>
      <w:r w:rsidR="002F2D0A">
        <w:t>open access</w:t>
      </w:r>
      <w:r>
        <w:t xml:space="preserve"> LC-MS instrument </w:t>
      </w:r>
      <w:r w:rsidR="002F2D0A">
        <w:t>is</w:t>
      </w:r>
      <w:r>
        <w:t xml:space="preserve"> available</w:t>
      </w:r>
      <w:r w:rsidR="002F2D0A">
        <w:t xml:space="preserve">. This couples HPLC with an </w:t>
      </w:r>
      <w:r w:rsidR="00276E71">
        <w:t>electrospray ionisation – time of flight (ESI-TOF) mass spectrometer</w:t>
      </w:r>
      <w:r>
        <w:t xml:space="preserve">. </w:t>
      </w:r>
      <w:r w:rsidR="00A15889">
        <w:t>This is primarily used for a</w:t>
      </w:r>
      <w:r>
        <w:t xml:space="preserve">ccurate mass analysis to confirm the chemical formula of an unknown compound. </w:t>
      </w:r>
    </w:p>
    <w:p w14:paraId="455FC16E" w14:textId="77777777" w:rsidR="007F555A" w:rsidRDefault="007F555A" w:rsidP="007F555A">
      <w:pPr>
        <w:spacing w:after="0" w:line="360" w:lineRule="auto"/>
        <w:ind w:left="142"/>
      </w:pPr>
    </w:p>
    <w:p w14:paraId="5D793141" w14:textId="77777777" w:rsidR="007526FA" w:rsidRDefault="007526FA">
      <w:pPr>
        <w:jc w:val="left"/>
        <w:rPr>
          <w:i/>
        </w:rPr>
      </w:pPr>
      <w:r>
        <w:rPr>
          <w:i/>
        </w:rPr>
        <w:br w:type="page"/>
      </w:r>
    </w:p>
    <w:p w14:paraId="2DBE6434" w14:textId="72A27541" w:rsidR="00624612" w:rsidRDefault="00624612" w:rsidP="00624612">
      <w:pPr>
        <w:spacing w:after="0" w:line="360" w:lineRule="auto"/>
        <w:ind w:left="142"/>
      </w:pPr>
      <w:r w:rsidRPr="00515BF6">
        <w:rPr>
          <w:i/>
        </w:rPr>
        <w:lastRenderedPageBreak/>
        <w:t>IR Spectro</w:t>
      </w:r>
      <w:r>
        <w:rPr>
          <w:i/>
        </w:rPr>
        <w:t>scopy (ATR – Attenuated Total Reflectance)</w:t>
      </w:r>
      <w:r w:rsidRPr="00515BF6">
        <w:rPr>
          <w:i/>
        </w:rPr>
        <w:t>:</w:t>
      </w:r>
      <w:r>
        <w:t xml:space="preserve"> </w:t>
      </w:r>
    </w:p>
    <w:p w14:paraId="7C16EDC9" w14:textId="26F73418" w:rsidR="00624612" w:rsidRPr="008C7E49" w:rsidRDefault="00624612" w:rsidP="00624612">
      <w:pPr>
        <w:spacing w:after="0" w:line="360" w:lineRule="auto"/>
        <w:ind w:left="132"/>
      </w:pPr>
      <w:r>
        <w:t xml:space="preserve">This can be used to either identify a pure compound based on its IR fingerprint and known databases or quantify mixtures if IR spectra of individual components are known. However, for unknown compounds, its primary purpose is to identify </w:t>
      </w:r>
      <w:r w:rsidR="007F555A">
        <w:t xml:space="preserve">common </w:t>
      </w:r>
      <w:r>
        <w:t xml:space="preserve">functional groups. </w:t>
      </w:r>
    </w:p>
    <w:p w14:paraId="16AD427D" w14:textId="77777777" w:rsidR="00624612" w:rsidRDefault="00624612" w:rsidP="00624612">
      <w:pPr>
        <w:spacing w:after="0" w:line="360" w:lineRule="auto"/>
      </w:pPr>
    </w:p>
    <w:p w14:paraId="0FDC82AA" w14:textId="77777777" w:rsidR="00624612" w:rsidRPr="00CF43D8" w:rsidRDefault="00624612" w:rsidP="00624612">
      <w:pPr>
        <w:spacing w:after="0" w:line="360" w:lineRule="auto"/>
        <w:ind w:left="142"/>
        <w:rPr>
          <w:i/>
        </w:rPr>
      </w:pPr>
      <w:r w:rsidRPr="00CF43D8">
        <w:rPr>
          <w:i/>
        </w:rPr>
        <w:t>UV/Vis</w:t>
      </w:r>
      <w:r>
        <w:rPr>
          <w:i/>
        </w:rPr>
        <w:t xml:space="preserve"> and Fluorescence Spectrometry</w:t>
      </w:r>
      <w:r w:rsidRPr="00CF43D8">
        <w:rPr>
          <w:i/>
        </w:rPr>
        <w:t>:</w:t>
      </w:r>
    </w:p>
    <w:p w14:paraId="624DC87E" w14:textId="144F99FD" w:rsidR="00624612" w:rsidRDefault="00624612" w:rsidP="0036361D">
      <w:pPr>
        <w:spacing w:after="0" w:line="360" w:lineRule="auto"/>
        <w:ind w:left="142"/>
      </w:pPr>
      <w:r>
        <w:t xml:space="preserve">The </w:t>
      </w:r>
      <w:r w:rsidR="00095357">
        <w:t xml:space="preserve">ACIS </w:t>
      </w:r>
      <w:r>
        <w:t xml:space="preserve">lab is equipped with </w:t>
      </w:r>
      <w:r w:rsidR="00095357">
        <w:t xml:space="preserve">fluorescence </w:t>
      </w:r>
      <w:r>
        <w:t>spectrometer</w:t>
      </w:r>
      <w:r w:rsidR="00095357">
        <w:t xml:space="preserve"> and</w:t>
      </w:r>
      <w:r>
        <w:t xml:space="preserve"> UV/</w:t>
      </w:r>
      <w:r w:rsidR="00095357">
        <w:t>V</w:t>
      </w:r>
      <w:r>
        <w:t>is</w:t>
      </w:r>
      <w:r w:rsidR="00095357">
        <w:t xml:space="preserve"> instruments can be found in the Lyon Playfair laboratory. </w:t>
      </w:r>
      <w:r w:rsidR="003A25BC">
        <w:t>Both c</w:t>
      </w:r>
      <w:r w:rsidR="007526FA">
        <w:t xml:space="preserve">an be used </w:t>
      </w:r>
      <w:r w:rsidR="0036361D">
        <w:t>for quantification of purified known compounds</w:t>
      </w:r>
      <w:r w:rsidR="007526FA">
        <w:t xml:space="preserve"> and analysis of spectral properties.</w:t>
      </w:r>
    </w:p>
    <w:p w14:paraId="5D1165C9" w14:textId="77777777" w:rsidR="00624612" w:rsidRDefault="00624612" w:rsidP="00624612">
      <w:pPr>
        <w:spacing w:after="0" w:line="360" w:lineRule="auto"/>
        <w:ind w:left="142"/>
      </w:pPr>
    </w:p>
    <w:p w14:paraId="7F7AABF4" w14:textId="5C27BD2F" w:rsidR="00624612" w:rsidRPr="001B5035" w:rsidRDefault="001E5E21" w:rsidP="00624612">
      <w:pPr>
        <w:spacing w:after="0" w:line="360" w:lineRule="auto"/>
        <w:ind w:left="142"/>
      </w:pPr>
      <w:r>
        <w:rPr>
          <w:b/>
        </w:rPr>
        <w:t>8</w:t>
      </w:r>
      <w:r w:rsidR="00624612" w:rsidRPr="009113A9">
        <w:rPr>
          <w:b/>
        </w:rPr>
        <w:t>. Report Structure</w:t>
      </w:r>
    </w:p>
    <w:p w14:paraId="2023AAFA" w14:textId="77777777" w:rsidR="00624612" w:rsidRDefault="00624612" w:rsidP="00624612">
      <w:pPr>
        <w:spacing w:line="360" w:lineRule="auto"/>
        <w:ind w:left="142"/>
      </w:pPr>
      <w:r>
        <w:t xml:space="preserve">The report for this investigation will be submitted as a formatted paper in the standard Royal Society of Chemistry (RSC) journal format – specifically for the journal </w:t>
      </w:r>
      <w:hyperlink r:id="rId31" w:anchor="!recentarticles&amp;adv" w:history="1">
        <w:r w:rsidRPr="00A5425D">
          <w:rPr>
            <w:rStyle w:val="Hyperlink"/>
          </w:rPr>
          <w:t>Chemical Communications</w:t>
        </w:r>
      </w:hyperlink>
      <w:r>
        <w:t xml:space="preserve">. This gives you the opportunity to write out your results as you would do if </w:t>
      </w:r>
      <w:bookmarkStart w:id="180" w:name="_Hlk127800841"/>
      <w:r>
        <w:t>submitting novel research for publication in a peer-reviewed journal.</w:t>
      </w:r>
      <w:r w:rsidRPr="009113A9">
        <w:t xml:space="preserve"> </w:t>
      </w:r>
      <w:r>
        <w:t>Appendix A b</w:t>
      </w:r>
      <w:r w:rsidRPr="009113A9">
        <w:t xml:space="preserve">elow </w:t>
      </w:r>
      <w:r>
        <w:t>contains</w:t>
      </w:r>
      <w:r w:rsidRPr="009113A9">
        <w:t xml:space="preserve"> a </w:t>
      </w:r>
      <w:r>
        <w:t>version of the official journal template</w:t>
      </w:r>
      <w:r w:rsidRPr="009113A9">
        <w:t xml:space="preserve"> </w:t>
      </w:r>
      <w:r>
        <w:t>for reference</w:t>
      </w:r>
      <w:bookmarkEnd w:id="180"/>
      <w:r>
        <w:t xml:space="preserve">, but you can download an editable version from LEARN or at the following website: </w:t>
      </w:r>
    </w:p>
    <w:p w14:paraId="1362EBB3" w14:textId="77777777" w:rsidR="00624612" w:rsidRDefault="00000000" w:rsidP="00624612">
      <w:pPr>
        <w:spacing w:line="360" w:lineRule="auto"/>
        <w:ind w:left="142"/>
      </w:pPr>
      <w:hyperlink r:id="rId32" w:history="1">
        <w:r w:rsidR="00624612" w:rsidRPr="00A5425D">
          <w:rPr>
            <w:rStyle w:val="Hyperlink"/>
          </w:rPr>
          <w:t>https://www.rsc.org/journals-books-databases/author-and-reviewer-hub/authors-information/prepare-and-format/article-templates/#microsoftword</w:t>
        </w:r>
      </w:hyperlink>
    </w:p>
    <w:p w14:paraId="54F8F251" w14:textId="77777777" w:rsidR="00624612" w:rsidRDefault="00624612" w:rsidP="00624612">
      <w:pPr>
        <w:spacing w:line="360" w:lineRule="auto"/>
        <w:ind w:left="142"/>
      </w:pPr>
      <w:r>
        <w:t>Remember, the purpose of a scientific paper is to present a solution to an identified problem. You should present an aim or hypothesis, describe the experiments and results carried out, and discuss how the data either completes the aim or backs up the hypothesis.</w:t>
      </w:r>
    </w:p>
    <w:p w14:paraId="6D74E16B" w14:textId="77777777" w:rsidR="00624612" w:rsidRDefault="00624612" w:rsidP="00624612">
      <w:pPr>
        <w:spacing w:line="360" w:lineRule="auto"/>
        <w:ind w:left="142"/>
      </w:pPr>
      <w:r>
        <w:t>You can find many examples of how to present your data by simply going to the Chemical Communications journal website and looking through some of the recent articles.</w:t>
      </w:r>
    </w:p>
    <w:p w14:paraId="37F8B777" w14:textId="77777777" w:rsidR="00624612" w:rsidRDefault="00624612" w:rsidP="00624612">
      <w:pPr>
        <w:spacing w:line="360" w:lineRule="auto"/>
        <w:ind w:left="142"/>
      </w:pPr>
      <w:r>
        <w:t>In line with the journal protocol, you should only present data directly related to the discussion within the main body of the paper. Any other extended experimental details (methods, additional spectra, calculations etc) should be provided within the Supporting Information. For the purposes of marking, you should combine your paper with the Supporting information into a single .pdf file before submission.</w:t>
      </w:r>
    </w:p>
    <w:p w14:paraId="5BA311CB" w14:textId="77777777" w:rsidR="00624612" w:rsidRDefault="00624612" w:rsidP="00624612">
      <w:pPr>
        <w:rPr>
          <w:b/>
          <w:bCs/>
        </w:rPr>
      </w:pPr>
      <w:r>
        <w:rPr>
          <w:b/>
          <w:bCs/>
        </w:rPr>
        <w:br w:type="page"/>
      </w:r>
    </w:p>
    <w:p w14:paraId="19EE701D" w14:textId="77777777" w:rsidR="00624612" w:rsidRDefault="00624612" w:rsidP="00624612">
      <w:pPr>
        <w:spacing w:line="360" w:lineRule="auto"/>
        <w:ind w:left="142"/>
        <w:rPr>
          <w:b/>
          <w:bCs/>
        </w:rPr>
      </w:pPr>
      <w:r w:rsidRPr="004177A0">
        <w:rPr>
          <w:b/>
          <w:bCs/>
        </w:rPr>
        <w:lastRenderedPageBreak/>
        <w:t>FAQ</w:t>
      </w:r>
      <w:r>
        <w:rPr>
          <w:b/>
          <w:bCs/>
        </w:rPr>
        <w:t>s</w:t>
      </w:r>
      <w:r w:rsidRPr="004177A0">
        <w:rPr>
          <w:b/>
          <w:bCs/>
        </w:rPr>
        <w:t xml:space="preserve"> </w:t>
      </w:r>
    </w:p>
    <w:p w14:paraId="6B4FDA6E" w14:textId="77777777" w:rsidR="00624612" w:rsidRPr="00AA512F" w:rsidRDefault="00624612" w:rsidP="006D5550">
      <w:pPr>
        <w:pStyle w:val="ListParagraph"/>
        <w:numPr>
          <w:ilvl w:val="0"/>
          <w:numId w:val="9"/>
        </w:numPr>
        <w:spacing w:line="360" w:lineRule="auto"/>
        <w:rPr>
          <w:b/>
          <w:bCs/>
        </w:rPr>
      </w:pPr>
      <w:r w:rsidRPr="00AA512F">
        <w:rPr>
          <w:b/>
          <w:bCs/>
        </w:rPr>
        <w:t>Who should I list as an author?</w:t>
      </w:r>
    </w:p>
    <w:p w14:paraId="717B9C41" w14:textId="77777777" w:rsidR="00624612" w:rsidRDefault="00624612" w:rsidP="00624612">
      <w:pPr>
        <w:pStyle w:val="ListParagraph"/>
        <w:spacing w:line="360" w:lineRule="auto"/>
        <w:ind w:left="862"/>
      </w:pPr>
      <w:r>
        <w:t>Whilst you will be carrying out the work in groups, the report is still presented as a piece of individual work. You can simply list yourself as the only author.</w:t>
      </w:r>
    </w:p>
    <w:p w14:paraId="2E2651D7" w14:textId="77777777" w:rsidR="00624612" w:rsidRPr="00AA512F" w:rsidRDefault="00624612" w:rsidP="006D5550">
      <w:pPr>
        <w:pStyle w:val="ListParagraph"/>
        <w:numPr>
          <w:ilvl w:val="0"/>
          <w:numId w:val="9"/>
        </w:numPr>
        <w:spacing w:line="360" w:lineRule="auto"/>
        <w:rPr>
          <w:b/>
          <w:bCs/>
        </w:rPr>
      </w:pPr>
      <w:r w:rsidRPr="00AA512F">
        <w:rPr>
          <w:b/>
          <w:bCs/>
        </w:rPr>
        <w:t>Is there a word limit for the report?</w:t>
      </w:r>
    </w:p>
    <w:p w14:paraId="0F1E720F" w14:textId="77777777" w:rsidR="00624612" w:rsidRDefault="00624612" w:rsidP="00624612">
      <w:pPr>
        <w:pStyle w:val="ListParagraph"/>
        <w:spacing w:line="360" w:lineRule="auto"/>
        <w:ind w:left="862"/>
      </w:pPr>
      <w:r>
        <w:t>There is no specific word limit for the paper, but is should be no more than 4 pages in length. The supporting information has no specific maximum length but it should only include information directly relevant to the paper’s content. Marks will be deducted for extended versions containing irrelevant results.</w:t>
      </w:r>
    </w:p>
    <w:p w14:paraId="1E0A71D5" w14:textId="77777777" w:rsidR="00624612" w:rsidRPr="00AA512F" w:rsidRDefault="00624612" w:rsidP="006D5550">
      <w:pPr>
        <w:pStyle w:val="ListParagraph"/>
        <w:numPr>
          <w:ilvl w:val="0"/>
          <w:numId w:val="9"/>
        </w:numPr>
        <w:spacing w:line="360" w:lineRule="auto"/>
        <w:rPr>
          <w:b/>
          <w:bCs/>
        </w:rPr>
      </w:pPr>
      <w:r w:rsidRPr="00AA512F">
        <w:rPr>
          <w:b/>
          <w:bCs/>
        </w:rPr>
        <w:t>Should I provide a graphical abstract?</w:t>
      </w:r>
    </w:p>
    <w:p w14:paraId="11BDBDB1" w14:textId="77777777" w:rsidR="00624612" w:rsidRDefault="00624612" w:rsidP="00624612">
      <w:pPr>
        <w:pStyle w:val="ListParagraph"/>
        <w:spacing w:line="360" w:lineRule="auto"/>
        <w:ind w:left="862"/>
      </w:pPr>
      <w:r>
        <w:t>No, but you should include the standard written abstract within the template.</w:t>
      </w:r>
    </w:p>
    <w:p w14:paraId="3722E374" w14:textId="77777777" w:rsidR="00624612" w:rsidRDefault="00624612" w:rsidP="00624612">
      <w:pPr>
        <w:spacing w:line="360" w:lineRule="auto"/>
      </w:pPr>
    </w:p>
    <w:p w14:paraId="507C9CCD" w14:textId="77777777" w:rsidR="00624612" w:rsidRDefault="00624612" w:rsidP="00624612">
      <w:pPr>
        <w:spacing w:after="0"/>
        <w:ind w:left="76"/>
        <w:rPr>
          <w:rFonts w:ascii="Times New Roman" w:eastAsia="Times New Roman" w:hAnsi="Times New Roman" w:cs="Times New Roman"/>
          <w:i/>
          <w:u w:val="single" w:color="000000"/>
        </w:rPr>
      </w:pPr>
    </w:p>
    <w:p w14:paraId="57983F23" w14:textId="77777777" w:rsidR="00624612" w:rsidRPr="00A5425D" w:rsidRDefault="00624612" w:rsidP="00624612">
      <w:pPr>
        <w:rPr>
          <w:rFonts w:ascii="Times New Roman" w:eastAsia="Times New Roman" w:hAnsi="Times New Roman" w:cs="Times New Roman"/>
          <w:i/>
          <w:u w:val="single" w:color="000000"/>
        </w:rPr>
        <w:sectPr w:rsidR="00624612" w:rsidRPr="00A5425D" w:rsidSect="00DF4B99">
          <w:headerReference w:type="default" r:id="rId33"/>
          <w:footerReference w:type="even" r:id="rId34"/>
          <w:footerReference w:type="default" r:id="rId35"/>
          <w:pgSz w:w="11899" w:h="16860"/>
          <w:pgMar w:top="1134" w:right="1124" w:bottom="1224" w:left="991" w:header="720" w:footer="720" w:gutter="0"/>
          <w:cols w:space="720"/>
          <w:titlePg/>
        </w:sectPr>
      </w:pPr>
      <w:r>
        <w:rPr>
          <w:rFonts w:ascii="Times New Roman" w:eastAsia="Times New Roman" w:hAnsi="Times New Roman" w:cs="Times New Roman"/>
          <w:i/>
          <w:u w:val="single" w:color="000000"/>
        </w:rPr>
        <w:br w:type="page"/>
      </w:r>
    </w:p>
    <w:p w14:paraId="06BAF351" w14:textId="77777777" w:rsidR="00624612" w:rsidRPr="00270DD5" w:rsidRDefault="00624612" w:rsidP="00624612">
      <w:pPr>
        <w:pStyle w:val="RSCM01ReceivedAccepted"/>
      </w:pPr>
      <w:r w:rsidRPr="00270DD5">
        <w:lastRenderedPageBreak/>
        <mc:AlternateContent>
          <mc:Choice Requires="wps">
            <w:drawing>
              <wp:anchor distT="180340" distB="0" distL="114300" distR="114300" simplePos="0" relativeHeight="251660288" behindDoc="1" locked="1" layoutInCell="0" allowOverlap="0" wp14:anchorId="1A712377" wp14:editId="016A3A3E">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14:paraId="4EA0BBE6" w14:textId="77777777" w:rsidR="00624612" w:rsidRPr="00C405FD" w:rsidRDefault="00624612" w:rsidP="00624612">
                            <w:pPr>
                              <w:pStyle w:val="RSCF01FootnoteAuthorAddress"/>
                            </w:pPr>
                            <w:r w:rsidRPr="00C405FD">
                              <w:t>Address here.</w:t>
                            </w:r>
                          </w:p>
                          <w:p w14:paraId="075557B3" w14:textId="77777777" w:rsidR="00624612" w:rsidRPr="00C405FD" w:rsidRDefault="00624612" w:rsidP="00624612">
                            <w:pPr>
                              <w:pStyle w:val="RSCF01FootnoteAuthorAddress"/>
                            </w:pPr>
                            <w:r w:rsidRPr="00C405FD">
                              <w:t>Address here.</w:t>
                            </w:r>
                          </w:p>
                          <w:p w14:paraId="70122C24" w14:textId="77777777" w:rsidR="00624612" w:rsidRPr="00C405FD" w:rsidRDefault="00624612" w:rsidP="00624612">
                            <w:pPr>
                              <w:pStyle w:val="RSCF01FootnoteAuthorAddress"/>
                            </w:pPr>
                            <w:r w:rsidRPr="00C405FD">
                              <w:t>Address here.</w:t>
                            </w:r>
                          </w:p>
                          <w:p w14:paraId="0434512D" w14:textId="77777777" w:rsidR="00624612" w:rsidRPr="00241ACD" w:rsidRDefault="00624612" w:rsidP="00624612">
                            <w:pPr>
                              <w:pStyle w:val="RSCF02FootnotestoTitleAuthors"/>
                            </w:pPr>
                            <w:r w:rsidRPr="00241ACD">
                              <w:t xml:space="preserve">† Footnotes relating to the title and/or authors should appear here. </w:t>
                            </w:r>
                          </w:p>
                          <w:p w14:paraId="661AD4A2" w14:textId="77777777" w:rsidR="00624612" w:rsidRPr="00241ACD" w:rsidRDefault="00624612" w:rsidP="00624612">
                            <w:pPr>
                              <w:pStyle w:val="RSCF02FootnotestoTitleAuthors"/>
                            </w:pPr>
                            <w:r w:rsidRPr="00241ACD">
                              <w:t>Electronic Supplementary Information (ESI)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1A712377" id="_x0000_t202" coordsize="21600,21600" o:spt="202" path="m,l,21600r21600,l21600,xe">
                <v:stroke joinstyle="miter"/>
                <v:path gradientshapeok="t" o:connecttype="rect"/>
              </v:shapetype>
              <v:shape id="Text Box 2" o:spid="_x0000_s1026" type="#_x0000_t202" style="position:absolute;margin-left:0;margin-top:0;width:248.75pt;height:128.2pt;z-index:-251656192;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" o:allowincell="f" o:allowoverlap="f" stroked="f">
                <o:lock v:ext="edit" aspectratio="t"/>
                <v:textbox style="mso-fit-shape-to-text:t" inset="0,1mm,0,1mm">
                  <w:txbxContent>
                    <w:p w14:paraId="4EA0BBE6" w14:textId="77777777" w:rsidR="00624612" w:rsidRPr="00C405FD" w:rsidRDefault="00624612" w:rsidP="00624612">
                      <w:pPr>
                        <w:pStyle w:val="RSCF01FootnoteAuthorAddress"/>
                      </w:pPr>
                      <w:r w:rsidRPr="00C405FD">
                        <w:t>Address here.</w:t>
                      </w:r>
                    </w:p>
                    <w:p w14:paraId="075557B3" w14:textId="77777777" w:rsidR="00624612" w:rsidRPr="00C405FD" w:rsidRDefault="00624612" w:rsidP="00624612">
                      <w:pPr>
                        <w:pStyle w:val="RSCF01FootnoteAuthorAddress"/>
                      </w:pPr>
                      <w:r w:rsidRPr="00C405FD">
                        <w:t>Address here.</w:t>
                      </w:r>
                    </w:p>
                    <w:p w14:paraId="70122C24" w14:textId="77777777" w:rsidR="00624612" w:rsidRPr="00C405FD" w:rsidRDefault="00624612" w:rsidP="00624612">
                      <w:pPr>
                        <w:pStyle w:val="RSCF01FootnoteAuthorAddress"/>
                      </w:pPr>
                      <w:r w:rsidRPr="00C405FD">
                        <w:t>Address here.</w:t>
                      </w:r>
                    </w:p>
                    <w:p w14:paraId="0434512D" w14:textId="77777777" w:rsidR="00624612" w:rsidRPr="00241ACD" w:rsidRDefault="00624612" w:rsidP="00624612">
                      <w:pPr>
                        <w:pStyle w:val="RSCF02FootnotestoTitleAuthors"/>
                      </w:pPr>
                      <w:r w:rsidRPr="00241ACD">
                        <w:t xml:space="preserve">† Footnotes relating to the title and/or authors should appear here. </w:t>
                      </w:r>
                    </w:p>
                    <w:p w14:paraId="661AD4A2" w14:textId="77777777" w:rsidR="00624612" w:rsidRPr="00241ACD" w:rsidRDefault="00624612" w:rsidP="00624612">
                      <w:pPr>
                        <w:pStyle w:val="RSCF02FootnotestoTitleAuthors"/>
                      </w:pPr>
                      <w:r w:rsidRPr="00241ACD">
                        <w:t>Electronic Supplementary Information (ESI) available: [details of any supplementary information available should be included here]. See DOI: 10.1039/x0xx00000x</w:t>
                      </w:r>
                    </w:p>
                  </w:txbxContent>
                </v:textbox>
                <w10:wrap type="topAndBottom" anchory="margin"/>
                <w10:anchorlock/>
              </v:shape>
            </w:pict>
          </mc:Fallback>
        </mc:AlternateContent>
      </w:r>
      <w:r w:rsidRPr="00270DD5">
        <w:t>Received 00th January 20xx,</w:t>
      </w:r>
    </w:p>
    <w:p w14:paraId="4D15167C" w14:textId="77777777" w:rsidR="00624612" w:rsidRPr="00270DD5" w:rsidRDefault="00624612" w:rsidP="00624612">
      <w:pPr>
        <w:pStyle w:val="RSCM01ReceivedAccepted"/>
      </w:pPr>
      <w:r w:rsidRPr="00270DD5">
        <w:t>Accepted 00th January 20xx</w:t>
      </w:r>
    </w:p>
    <w:p w14:paraId="3D0C6565" w14:textId="77777777" w:rsidR="00624612" w:rsidRPr="00794787" w:rsidRDefault="00624612" w:rsidP="00624612">
      <w:pPr>
        <w:pStyle w:val="RSCM02DOI"/>
      </w:pPr>
      <w:r w:rsidRPr="00794787">
        <w:t>DOI: 10.1039/x0xx00000x</w:t>
      </w:r>
    </w:p>
    <w:p w14:paraId="1F9A9F12" w14:textId="77777777" w:rsidR="00624612" w:rsidRPr="00794787" w:rsidRDefault="00624612" w:rsidP="00624612">
      <w:pPr>
        <w:pStyle w:val="RSCM03Website"/>
      </w:pPr>
      <w:r>
        <w:br/>
      </w:r>
    </w:p>
    <w:p w14:paraId="09D5450B" w14:textId="77777777" w:rsidR="00624612" w:rsidRPr="00C32EDF" w:rsidRDefault="00624612" w:rsidP="00624612">
      <w:pPr>
        <w:pStyle w:val="RSCH01PaperTitle"/>
      </w:pPr>
      <w:r w:rsidRPr="004414A5">
        <w:br w:type="column"/>
      </w:r>
      <w:r w:rsidRPr="00C32EDF">
        <w:t xml:space="preserve">Title </w:t>
      </w:r>
    </w:p>
    <w:p w14:paraId="55C65FC2" w14:textId="77777777" w:rsidR="00624612" w:rsidRPr="0025490A" w:rsidRDefault="00624612" w:rsidP="00624612">
      <w:pPr>
        <w:pStyle w:val="RSCH02PaperAuthorsandByline"/>
        <w:sectPr w:rsidR="00624612" w:rsidRPr="0025490A" w:rsidSect="00DF4B99">
          <w:headerReference w:type="even" r:id="rId36"/>
          <w:headerReference w:type="default" r:id="rId37"/>
          <w:footerReference w:type="even" r:id="rId38"/>
          <w:footerReference w:type="default" r:id="rId39"/>
          <w:headerReference w:type="first" r:id="rId40"/>
          <w:footerReference w:type="first" r:id="rId41"/>
          <w:type w:val="continuous"/>
          <w:pgSz w:w="11907" w:h="16840" w:code="9"/>
          <w:pgMar w:top="1009" w:right="851" w:bottom="1758" w:left="851" w:header="851" w:footer="1049" w:gutter="0"/>
          <w:cols w:num="2" w:space="227" w:equalWidth="0">
            <w:col w:w="1985" w:space="227"/>
            <w:col w:w="7993"/>
          </w:cols>
          <w:titlePg/>
          <w:docGrid w:linePitch="360"/>
        </w:sectPr>
      </w:pPr>
      <w:r w:rsidRPr="00196EC0">
        <w:rPr>
          <w:noProof/>
          <w:lang w:eastAsia="en-GB"/>
        </w:rPr>
        <w:t>Author Full Name,*</w:t>
      </w:r>
      <w:r w:rsidRPr="00196EC0">
        <w:rPr>
          <w:noProof/>
          <w:vertAlign w:val="superscript"/>
          <w:lang w:eastAsia="en-GB"/>
        </w:rPr>
        <w:t>a</w:t>
      </w:r>
      <w:r w:rsidRPr="00196EC0">
        <w:rPr>
          <w:noProof/>
          <w:lang w:eastAsia="en-GB"/>
        </w:rPr>
        <w:t xml:space="preserve"> Author Full Name</w:t>
      </w:r>
      <w:r w:rsidRPr="00196EC0">
        <w:rPr>
          <w:noProof/>
          <w:vertAlign w:val="superscript"/>
          <w:lang w:eastAsia="en-GB"/>
        </w:rPr>
        <w:t xml:space="preserve"> b</w:t>
      </w:r>
      <w:r w:rsidRPr="00196EC0">
        <w:rPr>
          <w:noProof/>
          <w:lang w:eastAsia="en-GB"/>
        </w:rPr>
        <w:t xml:space="preserve"> and Author Full Name</w:t>
      </w:r>
      <w:r w:rsidRPr="00196EC0">
        <w:rPr>
          <w:noProof/>
          <w:vertAlign w:val="superscript"/>
          <w:lang w:eastAsia="en-GB"/>
        </w:rPr>
        <w:t xml:space="preserve"> c</w:t>
      </w:r>
      <w:r>
        <w:t xml:space="preserve"> </w:t>
      </w:r>
    </w:p>
    <w:p w14:paraId="36546820" w14:textId="77777777" w:rsidR="00624612" w:rsidRPr="0025490A" w:rsidRDefault="00624612" w:rsidP="00624612">
      <w:pPr>
        <w:pStyle w:val="RSCB01COMAbstract"/>
        <w:rPr>
          <w:rStyle w:val="06CHeading"/>
          <w:b/>
          <w:smallCaps w:val="0"/>
        </w:rPr>
      </w:pPr>
      <w:r w:rsidRPr="0025490A">
        <w:rPr>
          <w:rStyle w:val="06CHeading"/>
        </w:rPr>
        <w:lastRenderedPageBreak/>
        <w:t>Abstract here. The abstract should be a single paragraph which summarises the content of the article. It should be no longer than 50 words (approximately 5-6 lines).</w:t>
      </w:r>
    </w:p>
    <w:p w14:paraId="5F2B5483" w14:textId="77777777" w:rsidR="00624612" w:rsidRDefault="00624612" w:rsidP="00624612">
      <w:pPr>
        <w:pStyle w:val="RSCB02ArticleText"/>
      </w:pPr>
      <w:r w:rsidRPr="00F15F90">
        <w:t xml:space="preserve">The main text of the article should appear here. Headings and subheadings are not permitted in articles submitted to </w:t>
      </w:r>
      <w:r w:rsidRPr="00F15F90">
        <w:rPr>
          <w:i/>
        </w:rPr>
        <w:t>Chemical Communications</w:t>
      </w:r>
      <w:r w:rsidRPr="00F15F90">
        <w:t>,</w:t>
      </w:r>
      <w:r>
        <w:t xml:space="preserve"> with the exception of “</w:t>
      </w:r>
      <w:r w:rsidRPr="002639AC">
        <w:rPr>
          <w:b/>
        </w:rPr>
        <w:t>Conflicts of interest</w:t>
      </w:r>
      <w:r>
        <w:t>” and “</w:t>
      </w:r>
      <w:r w:rsidRPr="002639AC">
        <w:rPr>
          <w:b/>
        </w:rPr>
        <w:t>Notes and references</w:t>
      </w:r>
      <w:r>
        <w:t xml:space="preserve">”. Headings are </w:t>
      </w:r>
      <w:r w:rsidRPr="00F15F90">
        <w:t>permitted in communications submitted to other journals.</w:t>
      </w:r>
    </w:p>
    <w:p w14:paraId="1C560AF8" w14:textId="77777777" w:rsidR="00624612" w:rsidRPr="00A61D3E" w:rsidRDefault="00624612" w:rsidP="00624612">
      <w:pPr>
        <w:pStyle w:val="RSCB04SectionHeading"/>
      </w:pPr>
      <w:r w:rsidRPr="00A61D3E">
        <w:t>Conclusions</w:t>
      </w:r>
    </w:p>
    <w:p w14:paraId="2BEF9CB8" w14:textId="77777777" w:rsidR="00624612" w:rsidRPr="00A61D3E" w:rsidRDefault="00624612" w:rsidP="00624612">
      <w:pPr>
        <w:pStyle w:val="RSCB02ArticleText"/>
      </w:pPr>
      <w:r w:rsidRPr="00B80DDB">
        <w:t>The conclusions section should come in this section at the end of the article. Please remove the “</w:t>
      </w:r>
      <w:r w:rsidRPr="00B80DDB">
        <w:rPr>
          <w:b/>
        </w:rPr>
        <w:t>Conclusions</w:t>
      </w:r>
      <w:r w:rsidRPr="00B80DDB">
        <w:t xml:space="preserve">” heading for articles submitted to </w:t>
      </w:r>
      <w:r w:rsidRPr="00B80DDB">
        <w:rPr>
          <w:i/>
        </w:rPr>
        <w:t>Chemical Communications</w:t>
      </w:r>
      <w:r w:rsidRPr="00B80DDB">
        <w:t>.</w:t>
      </w:r>
    </w:p>
    <w:p w14:paraId="225C0368" w14:textId="77777777" w:rsidR="00624612" w:rsidRDefault="00624612" w:rsidP="00624612">
      <w:pPr>
        <w:pStyle w:val="RSCB04AHeadingSection"/>
      </w:pPr>
      <w:r>
        <w:t>Author Contributions</w:t>
      </w:r>
    </w:p>
    <w:p w14:paraId="3EFB67FA" w14:textId="77777777" w:rsidR="00624612" w:rsidRPr="007A779C" w:rsidRDefault="00624612" w:rsidP="00624612">
      <w:pPr>
        <w:spacing w:line="240" w:lineRule="exact"/>
        <w:rPr>
          <w:rFonts w:cs="Times New Roman"/>
          <w:w w:val="108"/>
          <w:sz w:val="18"/>
          <w:szCs w:val="18"/>
        </w:rPr>
      </w:pPr>
      <w:r w:rsidRPr="007A779C">
        <w:rPr>
          <w:rFonts w:cs="Times New Roman"/>
          <w:w w:val="108"/>
          <w:sz w:val="18"/>
          <w:szCs w:val="18"/>
        </w:rPr>
        <w:t>We strongly encourage authors to include author contributions and recommend using</w:t>
      </w:r>
      <w:r>
        <w:rPr>
          <w:sz w:val="18"/>
          <w:szCs w:val="18"/>
        </w:rPr>
        <w:t xml:space="preserve"> </w:t>
      </w:r>
      <w:hyperlink r:id="rId42" w:history="1">
        <w:proofErr w:type="spellStart"/>
        <w:r w:rsidRPr="00240353">
          <w:rPr>
            <w:rStyle w:val="Hyperlink"/>
            <w:sz w:val="18"/>
            <w:szCs w:val="18"/>
          </w:rPr>
          <w:t>CRediT</w:t>
        </w:r>
        <w:proofErr w:type="spellEnd"/>
        <w:r w:rsidRPr="00240353">
          <w:rPr>
            <w:rStyle w:val="Hyperlink"/>
            <w:sz w:val="18"/>
            <w:szCs w:val="18"/>
          </w:rPr>
          <w:t xml:space="preserve"> </w:t>
        </w:r>
      </w:hyperlink>
      <w:r w:rsidRPr="007A779C">
        <w:rPr>
          <w:rFonts w:cs="Times New Roman"/>
          <w:w w:val="108"/>
          <w:sz w:val="18"/>
          <w:szCs w:val="18"/>
        </w:rPr>
        <w:t>for standardised contribution descriptions. Please refer to our general</w:t>
      </w:r>
      <w:r w:rsidRPr="00240353">
        <w:rPr>
          <w:sz w:val="18"/>
          <w:szCs w:val="18"/>
        </w:rPr>
        <w:t xml:space="preserve"> </w:t>
      </w:r>
      <w:hyperlink r:id="rId43" w:history="1">
        <w:r w:rsidRPr="00240353">
          <w:rPr>
            <w:rStyle w:val="Hyperlink"/>
            <w:sz w:val="18"/>
            <w:szCs w:val="18"/>
          </w:rPr>
          <w:t>author guidelines</w:t>
        </w:r>
      </w:hyperlink>
      <w:r w:rsidRPr="00240353">
        <w:rPr>
          <w:sz w:val="18"/>
          <w:szCs w:val="18"/>
        </w:rPr>
        <w:t xml:space="preserve"> </w:t>
      </w:r>
      <w:r w:rsidRPr="007A779C">
        <w:rPr>
          <w:rFonts w:cs="Times New Roman"/>
          <w:w w:val="108"/>
          <w:sz w:val="18"/>
          <w:szCs w:val="18"/>
        </w:rPr>
        <w:t>for more information about authorship. Please remove the “</w:t>
      </w:r>
      <w:r w:rsidRPr="007A779C">
        <w:rPr>
          <w:rFonts w:cs="Times New Roman"/>
          <w:b/>
          <w:w w:val="108"/>
          <w:sz w:val="18"/>
          <w:szCs w:val="18"/>
        </w:rPr>
        <w:t>Author Contributions</w:t>
      </w:r>
      <w:r w:rsidRPr="007A779C">
        <w:rPr>
          <w:rFonts w:cs="Times New Roman"/>
          <w:w w:val="108"/>
          <w:sz w:val="18"/>
          <w:szCs w:val="18"/>
        </w:rPr>
        <w:t xml:space="preserve">” heading for articles submitted to </w:t>
      </w:r>
      <w:r w:rsidRPr="007A779C">
        <w:rPr>
          <w:rFonts w:cs="Times New Roman"/>
          <w:i/>
          <w:w w:val="108"/>
          <w:sz w:val="18"/>
          <w:szCs w:val="18"/>
        </w:rPr>
        <w:t>Chemical Communications</w:t>
      </w:r>
      <w:r w:rsidRPr="007A779C">
        <w:rPr>
          <w:rFonts w:cs="Times New Roman"/>
          <w:w w:val="108"/>
          <w:sz w:val="18"/>
          <w:szCs w:val="18"/>
        </w:rPr>
        <w:t>.</w:t>
      </w:r>
    </w:p>
    <w:p w14:paraId="4DD0A854" w14:textId="77777777" w:rsidR="00624612" w:rsidRDefault="00624612" w:rsidP="00624612">
      <w:pPr>
        <w:pStyle w:val="RSCB04AHeadingSection"/>
      </w:pPr>
      <w:r>
        <w:t>Conflicts of interest</w:t>
      </w:r>
    </w:p>
    <w:p w14:paraId="58D6756E" w14:textId="77777777" w:rsidR="00624612" w:rsidRDefault="00624612" w:rsidP="00624612">
      <w:pPr>
        <w:rPr>
          <w:rFonts w:cs="Times New Roman"/>
          <w:w w:val="108"/>
          <w:sz w:val="18"/>
          <w:szCs w:val="18"/>
        </w:rPr>
      </w:pPr>
      <w:r>
        <w:rPr>
          <w:rFonts w:cs="Times New Roman"/>
          <w:w w:val="108"/>
          <w:sz w:val="18"/>
          <w:szCs w:val="18"/>
        </w:rPr>
        <w:t xml:space="preserve">In accordance with our policy on </w:t>
      </w:r>
      <w:hyperlink r:id="rId44" w:anchor="code-of-conduct" w:history="1">
        <w:r>
          <w:rPr>
            <w:rStyle w:val="Hyperlink"/>
            <w:rFonts w:cs="Times New Roman"/>
            <w:w w:val="108"/>
            <w:sz w:val="18"/>
            <w:szCs w:val="18"/>
          </w:rPr>
          <w:t>Conflicts of interest</w:t>
        </w:r>
      </w:hyperlink>
      <w:r>
        <w:rPr>
          <w:rFonts w:cs="Times New Roman"/>
          <w:w w:val="108"/>
          <w:sz w:val="18"/>
          <w:szCs w:val="18"/>
        </w:rPr>
        <w:t xml:space="preserve"> please ensure that a conflicts of interest statement is included in your manuscript here.  Please note that this statement is required for all submitted manuscripts.  If no conflicts exist, please state that “There are no conflicts to declare”.</w:t>
      </w:r>
      <w:r w:rsidRPr="00E4063C">
        <w:rPr>
          <w:sz w:val="18"/>
          <w:szCs w:val="18"/>
        </w:rPr>
        <w:t xml:space="preserve"> </w:t>
      </w:r>
    </w:p>
    <w:p w14:paraId="3663F1C6" w14:textId="77777777" w:rsidR="00624612" w:rsidRPr="00EF6BD4" w:rsidRDefault="00624612" w:rsidP="00624612">
      <w:pPr>
        <w:pStyle w:val="RSCB04SectionHeading"/>
        <w:jc w:val="both"/>
      </w:pPr>
      <w:r w:rsidRPr="00EF6BD4">
        <w:t>Notes and references</w:t>
      </w:r>
    </w:p>
    <w:p w14:paraId="333F1997" w14:textId="77777777" w:rsidR="00624612" w:rsidRPr="00241ACD" w:rsidRDefault="00624612" w:rsidP="00624612">
      <w:pPr>
        <w:pStyle w:val="RSCF02FootnotestoTitleAuthors"/>
        <w:spacing w:line="200" w:lineRule="exact"/>
        <w:rPr>
          <w:b/>
          <w:sz w:val="18"/>
          <w:szCs w:val="18"/>
        </w:rPr>
      </w:pPr>
      <w:r w:rsidRPr="00241ACD">
        <w:rPr>
          <w:sz w:val="18"/>
          <w:szCs w:val="18"/>
        </w:rPr>
        <w:t xml:space="preserve">‡ </w:t>
      </w:r>
      <w:r w:rsidRPr="007A779C">
        <w:rPr>
          <w:w w:val="108"/>
          <w:sz w:val="18"/>
          <w:szCs w:val="18"/>
        </w:rPr>
        <w:t>Footnotes relating to the main text should appear here. These might include comments relevant to but not central to the matter under discussion, limited experimental and spectral data, and crystallographic data.</w:t>
      </w:r>
    </w:p>
    <w:p w14:paraId="16C57579" w14:textId="77777777" w:rsidR="00624612" w:rsidRPr="00241ACD" w:rsidRDefault="00624612" w:rsidP="00624612">
      <w:pPr>
        <w:pStyle w:val="RSCF02FootnotestoTitleAuthors"/>
        <w:spacing w:line="200" w:lineRule="exact"/>
        <w:rPr>
          <w:sz w:val="18"/>
          <w:szCs w:val="18"/>
        </w:rPr>
      </w:pPr>
      <w:r w:rsidRPr="00241ACD">
        <w:rPr>
          <w:sz w:val="18"/>
          <w:szCs w:val="18"/>
        </w:rPr>
        <w:t>§</w:t>
      </w:r>
    </w:p>
    <w:p w14:paraId="30385E9A" w14:textId="77777777" w:rsidR="00624612" w:rsidRPr="00241ACD" w:rsidRDefault="00624612" w:rsidP="00624612">
      <w:pPr>
        <w:pStyle w:val="RSCF02FootnotestoTitleAuthors"/>
        <w:spacing w:line="200" w:lineRule="exact"/>
        <w:rPr>
          <w:sz w:val="18"/>
          <w:szCs w:val="18"/>
        </w:rPr>
      </w:pPr>
      <w:r w:rsidRPr="00241ACD">
        <w:rPr>
          <w:sz w:val="18"/>
          <w:szCs w:val="18"/>
        </w:rPr>
        <w:t>§§</w:t>
      </w:r>
    </w:p>
    <w:p w14:paraId="7D9203E5" w14:textId="77777777" w:rsidR="00624612" w:rsidRDefault="00624612" w:rsidP="00624612">
      <w:pPr>
        <w:pStyle w:val="RSCF02FootnotestoTitleAuthors"/>
        <w:spacing w:line="200" w:lineRule="exact"/>
        <w:rPr>
          <w:sz w:val="18"/>
          <w:szCs w:val="18"/>
        </w:rPr>
      </w:pPr>
      <w:r w:rsidRPr="00241ACD">
        <w:rPr>
          <w:sz w:val="18"/>
          <w:szCs w:val="18"/>
        </w:rPr>
        <w:t>etc.</w:t>
      </w:r>
    </w:p>
    <w:p w14:paraId="65AC731B" w14:textId="77777777" w:rsidR="00624612" w:rsidRPr="00241ACD" w:rsidRDefault="00624612" w:rsidP="00624612">
      <w:pPr>
        <w:pStyle w:val="RSCF02FootnotestoTitleAuthors"/>
        <w:spacing w:line="200" w:lineRule="exact"/>
        <w:rPr>
          <w:sz w:val="18"/>
          <w:szCs w:val="18"/>
        </w:rPr>
      </w:pPr>
    </w:p>
    <w:p w14:paraId="23C8CA06" w14:textId="77777777" w:rsidR="00624612" w:rsidRDefault="00624612" w:rsidP="00624612">
      <w:pPr>
        <w:pStyle w:val="RSCR02References"/>
        <w:jc w:val="both"/>
      </w:pPr>
      <w:r w:rsidRPr="00B0470A">
        <w:t xml:space="preserve">Citations should appear here in the format A. Name, B. Name and C. Name, </w:t>
      </w:r>
      <w:r w:rsidRPr="00A16A99">
        <w:rPr>
          <w:i/>
        </w:rPr>
        <w:t>Journal Title</w:t>
      </w:r>
      <w:r w:rsidRPr="00B0470A">
        <w:t xml:space="preserve">, 2000, </w:t>
      </w:r>
      <w:r w:rsidRPr="00A16A99">
        <w:rPr>
          <w:b/>
        </w:rPr>
        <w:t>35</w:t>
      </w:r>
      <w:r w:rsidRPr="00B0470A">
        <w:t xml:space="preserve">, 3523; A. Name, B. Name and C. Name, </w:t>
      </w:r>
      <w:r w:rsidRPr="00A16A99">
        <w:rPr>
          <w:i/>
        </w:rPr>
        <w:t>Journal Title</w:t>
      </w:r>
      <w:r w:rsidRPr="00B0470A">
        <w:t xml:space="preserve">, 2000, </w:t>
      </w:r>
      <w:r w:rsidRPr="00A16A99">
        <w:rPr>
          <w:b/>
        </w:rPr>
        <w:t>35</w:t>
      </w:r>
      <w:r w:rsidRPr="00B0470A">
        <w:t>, 3523.</w:t>
      </w:r>
      <w:r>
        <w:t xml:space="preserve"> </w:t>
      </w:r>
    </w:p>
    <w:p w14:paraId="68FAFB47" w14:textId="77777777" w:rsidR="00624612" w:rsidRDefault="00624612" w:rsidP="00624612">
      <w:pPr>
        <w:pStyle w:val="RSCR02References"/>
        <w:jc w:val="both"/>
      </w:pPr>
      <w:r>
        <w:t>…</w:t>
      </w:r>
      <w:r>
        <w:br/>
      </w:r>
    </w:p>
    <w:p w14:paraId="7F86CE59" w14:textId="77777777" w:rsidR="00624612" w:rsidRPr="00B0470A" w:rsidRDefault="00624612" w:rsidP="00624612">
      <w:pPr>
        <w:pStyle w:val="RSCR02References"/>
        <w:numPr>
          <w:ilvl w:val="0"/>
          <w:numId w:val="0"/>
        </w:numPr>
        <w:ind w:left="284"/>
        <w:jc w:val="both"/>
      </w:pPr>
      <w:r w:rsidRPr="00381B1C">
        <w:t xml:space="preserve">We encourage the citation of primary research over review articles, where appropriate, in order to give credit to those who first reported a finding. </w:t>
      </w:r>
      <w:hyperlink r:id="rId45" w:history="1">
        <w:r w:rsidRPr="00381B1C">
          <w:rPr>
            <w:rStyle w:val="Hyperlink"/>
          </w:rPr>
          <w:t>Find out more</w:t>
        </w:r>
      </w:hyperlink>
      <w:r w:rsidRPr="00381B1C">
        <w:t xml:space="preserve"> about our co</w:t>
      </w:r>
      <w:r>
        <w:t xml:space="preserve">mmitments to the principles of </w:t>
      </w:r>
      <w:r w:rsidRPr="00381B1C">
        <w:t>San Francisco Declaration on Research Assessment (DORA).</w:t>
      </w:r>
    </w:p>
    <w:p w14:paraId="71A71A53" w14:textId="77777777" w:rsidR="00624612" w:rsidRPr="00241ACD" w:rsidRDefault="00624612" w:rsidP="00624612">
      <w:pPr>
        <w:pStyle w:val="RSCR02References"/>
        <w:numPr>
          <w:ilvl w:val="0"/>
          <w:numId w:val="0"/>
        </w:numPr>
      </w:pPr>
      <w:r w:rsidRPr="0025490A">
        <w:rPr>
          <w:noProof/>
          <w:lang w:eastAsia="en-GB"/>
        </w:rPr>
        <w:lastRenderedPageBreak/>
        <mc:AlternateContent>
          <mc:Choice Requires="wps">
            <w:drawing>
              <wp:anchor distT="0" distB="0" distL="114300" distR="114300" simplePos="0" relativeHeight="251659264" behindDoc="0" locked="0" layoutInCell="1" allowOverlap="1" wp14:anchorId="6348FDDD" wp14:editId="024000F9">
                <wp:simplePos x="0" y="0"/>
                <wp:positionH relativeFrom="margin">
                  <wp:posOffset>-32385</wp:posOffset>
                </wp:positionH>
                <wp:positionV relativeFrom="page">
                  <wp:posOffset>1314450</wp:posOffset>
                </wp:positionV>
                <wp:extent cx="3137535" cy="4508500"/>
                <wp:effectExtent l="0" t="0" r="24765" b="2540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7535" cy="4508500"/>
                        </a:xfrm>
                        <a:prstGeom prst="rect">
                          <a:avLst/>
                        </a:prstGeom>
                        <a:solidFill>
                          <a:srgbClr val="FFFFFF"/>
                        </a:solidFill>
                        <a:ln w="9525">
                          <a:solidFill>
                            <a:srgbClr val="000000">
                              <a:alpha val="40000"/>
                            </a:srgbClr>
                          </a:solidFill>
                          <a:miter lim="800000"/>
                          <a:headEnd/>
                          <a:tailEnd/>
                        </a:ln>
                      </wps:spPr>
                      <wps:txbx>
                        <w:txbxContent>
                          <w:p w14:paraId="2074066A" w14:textId="77777777" w:rsidR="00624612" w:rsidRDefault="00624612" w:rsidP="00624612">
                            <w:pPr>
                              <w:pStyle w:val="05BHeading"/>
                              <w:spacing w:before="0"/>
                              <w:jc w:val="both"/>
                              <w:rPr>
                                <w:rFonts w:asciiTheme="minorHAnsi" w:hAnsiTheme="minorHAnsi"/>
                              </w:rPr>
                            </w:pPr>
                            <w:r>
                              <w:rPr>
                                <w:rFonts w:asciiTheme="minorHAnsi" w:hAnsiTheme="minorHAnsi"/>
                              </w:rPr>
                              <w:t>Formatting – please delete this box prior to submission</w:t>
                            </w:r>
                          </w:p>
                          <w:p w14:paraId="1E26D226" w14:textId="77777777" w:rsidR="00624612" w:rsidRDefault="00624612" w:rsidP="006D5550">
                            <w:pPr>
                              <w:pStyle w:val="RSCB02ArticleText"/>
                              <w:numPr>
                                <w:ilvl w:val="0"/>
                                <w:numId w:val="8"/>
                              </w:numPr>
                              <w:spacing w:after="120"/>
                              <w:ind w:left="284" w:hanging="284"/>
                            </w:pPr>
                            <w:r>
                              <w:t>Our</w:t>
                            </w:r>
                            <w:r w:rsidRPr="00DD26E7">
                              <w:t xml:space="preserve"> template aims to give you an idea of what your article will look like, however the final version will be formatted </w:t>
                            </w:r>
                            <w:r>
                              <w:t xml:space="preserve">in </w:t>
                            </w:r>
                            <w:r w:rsidRPr="00DD26E7">
                              <w:t>our house style and may look different</w:t>
                            </w:r>
                            <w:r>
                              <w:t>.</w:t>
                            </w:r>
                          </w:p>
                          <w:p w14:paraId="5258B3C6" w14:textId="77777777" w:rsidR="00624612" w:rsidRDefault="00624612" w:rsidP="006D5550">
                            <w:pPr>
                              <w:pStyle w:val="RSCB02ArticleText"/>
                              <w:numPr>
                                <w:ilvl w:val="0"/>
                                <w:numId w:val="8"/>
                              </w:numPr>
                              <w:spacing w:after="120"/>
                              <w:ind w:left="284" w:hanging="284"/>
                            </w:pPr>
                            <w:r w:rsidRPr="004E557E">
                              <w:t>Please consult the Styles menu for recommended formatting for all text, including footnotes, references, tables, images and captions.</w:t>
                            </w:r>
                          </w:p>
                          <w:p w14:paraId="2FF5A712" w14:textId="77777777" w:rsidR="00624612" w:rsidRDefault="00624612" w:rsidP="006D5550">
                            <w:pPr>
                              <w:pStyle w:val="RSCB02ArticleText"/>
                              <w:numPr>
                                <w:ilvl w:val="0"/>
                                <w:numId w:val="7"/>
                              </w:numPr>
                              <w:spacing w:after="120"/>
                              <w:ind w:left="284" w:hanging="284"/>
                            </w:pPr>
                            <w:r>
                              <w:t>T</w:t>
                            </w:r>
                            <w:r w:rsidRPr="00EF59E8">
                              <w:t xml:space="preserve">ext </w:t>
                            </w:r>
                            <w:r>
                              <w:t>should</w:t>
                            </w:r>
                            <w:r w:rsidRPr="00EF59E8">
                              <w:t xml:space="preserve"> not </w:t>
                            </w:r>
                            <w:r>
                              <w:t xml:space="preserve">be </w:t>
                            </w:r>
                            <w:r w:rsidRPr="00EF59E8">
                              <w:t>wrapped around graphics</w:t>
                            </w:r>
                            <w:r>
                              <w:t>.</w:t>
                            </w:r>
                          </w:p>
                          <w:p w14:paraId="7E1725D7" w14:textId="77777777" w:rsidR="00624612" w:rsidRDefault="00624612" w:rsidP="006D5550">
                            <w:pPr>
                              <w:pStyle w:val="RSCB02ArticleText"/>
                              <w:numPr>
                                <w:ilvl w:val="0"/>
                                <w:numId w:val="7"/>
                              </w:numPr>
                              <w:spacing w:after="120"/>
                              <w:ind w:left="284" w:hanging="284"/>
                            </w:pPr>
                            <w:r w:rsidRPr="006E1FD2">
                              <w:rPr>
                                <w:i/>
                              </w:rPr>
                              <w:t>Chemical Communications</w:t>
                            </w:r>
                            <w:r w:rsidRPr="006E1FD2">
                              <w:t xml:space="preserve"> </w:t>
                            </w:r>
                            <w:r>
                              <w:t>has a</w:t>
                            </w:r>
                            <w:r w:rsidRPr="00DD26E7">
                              <w:t xml:space="preserve"> four page limit, therefore following editing and production, your article may require shortening. To assist with this please do not alter font sizes from the Styles menu.</w:t>
                            </w:r>
                          </w:p>
                          <w:p w14:paraId="5913B42C" w14:textId="77777777" w:rsidR="00624612" w:rsidRDefault="00624612" w:rsidP="00624612">
                            <w:pPr>
                              <w:pStyle w:val="RSCB02ArticleText"/>
                              <w:spacing w:after="120"/>
                              <w:ind w:left="284"/>
                            </w:pPr>
                            <w:r>
                              <w:t>During production:</w:t>
                            </w:r>
                          </w:p>
                          <w:p w14:paraId="63F3DA9E" w14:textId="77777777" w:rsidR="00624612" w:rsidRDefault="00624612" w:rsidP="006D5550">
                            <w:pPr>
                              <w:pStyle w:val="RSCB02ArticleText"/>
                              <w:numPr>
                                <w:ilvl w:val="0"/>
                                <w:numId w:val="7"/>
                              </w:numPr>
                              <w:spacing w:after="120"/>
                              <w:ind w:left="284" w:hanging="284"/>
                            </w:pPr>
                            <w:r>
                              <w:t>Graphics, including tables, will</w:t>
                            </w:r>
                            <w:r w:rsidRPr="00F15F90">
                              <w:t xml:space="preserve"> be </w:t>
                            </w:r>
                            <w:r>
                              <w:t>located</w:t>
                            </w:r>
                            <w:r w:rsidRPr="00F15F90">
                              <w:t xml:space="preserve"> </w:t>
                            </w:r>
                            <w:r>
                              <w:t>at the top or bottom of the column following their first citation in the text. Graphics</w:t>
                            </w:r>
                            <w:r w:rsidRPr="00F15F90">
                              <w:t xml:space="preserve"> can be single column </w:t>
                            </w:r>
                            <w:r>
                              <w:t xml:space="preserve">or double column as appropriate and require captions. </w:t>
                            </w:r>
                          </w:p>
                          <w:p w14:paraId="1D16C90D" w14:textId="77777777" w:rsidR="00624612" w:rsidRDefault="00624612" w:rsidP="006D5550">
                            <w:pPr>
                              <w:pStyle w:val="RSCB02ArticleText"/>
                              <w:numPr>
                                <w:ilvl w:val="0"/>
                                <w:numId w:val="7"/>
                              </w:numPr>
                              <w:spacing w:after="120"/>
                              <w:ind w:left="284" w:hanging="284"/>
                            </w:pPr>
                            <w:r>
                              <w:t>Equations will</w:t>
                            </w:r>
                            <w:r w:rsidRPr="00EF59E8">
                              <w:t xml:space="preserve"> </w:t>
                            </w:r>
                            <w:r>
                              <w:t>be placed</w:t>
                            </w:r>
                            <w:r w:rsidRPr="00EF59E8">
                              <w:t xml:space="preserve"> in the flow of the text.</w:t>
                            </w:r>
                          </w:p>
                          <w:p w14:paraId="0E2BAF8C" w14:textId="77777777" w:rsidR="00624612" w:rsidRDefault="00624612" w:rsidP="006D5550">
                            <w:pPr>
                              <w:pStyle w:val="RSCB02ArticleText"/>
                              <w:numPr>
                                <w:ilvl w:val="0"/>
                                <w:numId w:val="7"/>
                              </w:numPr>
                              <w:spacing w:after="120"/>
                              <w:ind w:left="284" w:hanging="284"/>
                            </w:pPr>
                            <w:r>
                              <w:t>Sufficient space will be inserted around graphics for clarity of reading; a</w:t>
                            </w:r>
                            <w:r w:rsidRPr="00356F00">
                              <w:t xml:space="preserve"> horizontal bar will </w:t>
                            </w:r>
                            <w:r>
                              <w:t xml:space="preserve">also be used to </w:t>
                            </w:r>
                            <w:r w:rsidRPr="00356F00">
                              <w:t>separate all inserted graphics</w:t>
                            </w:r>
                            <w:r>
                              <w:t>,</w:t>
                            </w:r>
                            <w:r w:rsidRPr="00356F00">
                              <w:t xml:space="preserve"> tables</w:t>
                            </w:r>
                            <w:r>
                              <w:t xml:space="preserve"> and their captions</w:t>
                            </w:r>
                            <w:r w:rsidRPr="00356F00">
                              <w:t xml:space="preserve"> from the text</w:t>
                            </w:r>
                            <w:r>
                              <w:t>.</w:t>
                            </w:r>
                          </w:p>
                          <w:p w14:paraId="3CFA4DB3" w14:textId="77777777" w:rsidR="00624612" w:rsidRDefault="00624612" w:rsidP="00624612">
                            <w:pPr>
                              <w:pStyle w:val="RSCB02ArticleText"/>
                            </w:pPr>
                            <w:r>
                              <w:t xml:space="preserve">If you are experiencing difficulty using our template, please consult our ‘Using the Template’ guide, found </w:t>
                            </w:r>
                            <w:hyperlink r:id="rId46" w:history="1">
                              <w:r>
                                <w:rPr>
                                  <w:rStyle w:val="Hyperlink"/>
                                </w:rPr>
                                <w:t>here</w:t>
                              </w:r>
                            </w:hyperlink>
                            <w:r>
                              <w:t xml:space="preserve">. </w:t>
                            </w:r>
                          </w:p>
                          <w:p w14:paraId="69839C93" w14:textId="77777777" w:rsidR="00624612" w:rsidRPr="00356F00" w:rsidRDefault="00624612" w:rsidP="00624612">
                            <w:pPr>
                              <w:pStyle w:val="RSCB02ArticleText"/>
                              <w:tabs>
                                <w:tab w:val="left" w:pos="0"/>
                              </w:tabs>
                              <w:spacing w:before="120" w:line="240" w:lineRule="auto"/>
                            </w:pPr>
                          </w:p>
                          <w:p w14:paraId="791A975B" w14:textId="77777777" w:rsidR="00624612" w:rsidRDefault="00624612" w:rsidP="00624612">
                            <w:pPr>
                              <w:pStyle w:val="RSCB02ArticleText"/>
                              <w:spacing w:line="240" w:lineRule="auto"/>
                            </w:pPr>
                          </w:p>
                          <w:p w14:paraId="0C2D63BD" w14:textId="77777777" w:rsidR="00624612" w:rsidRDefault="00624612" w:rsidP="00624612">
                            <w:pPr>
                              <w:pStyle w:val="RSCB02ArticleText"/>
                              <w:spacing w:line="240" w:lineRule="auto"/>
                            </w:pPr>
                          </w:p>
                          <w:p w14:paraId="44580FDE" w14:textId="77777777" w:rsidR="00624612" w:rsidRDefault="00624612" w:rsidP="006246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8FDDD" id="_x0000_s1027" type="#_x0000_t202" style="position:absolute;margin-left:-2.55pt;margin-top:103.5pt;width:247.05pt;height:3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">
                <v:stroke opacity="26214f"/>
                <v:textbox>
                  <w:txbxContent>
                    <w:p w14:paraId="2074066A" w14:textId="77777777" w:rsidR="00624612" w:rsidRDefault="00624612" w:rsidP="00624612">
                      <w:pPr>
                        <w:pStyle w:val="05BHeading"/>
                        <w:spacing w:before="0"/>
                        <w:jc w:val="both"/>
                        <w:rPr>
                          <w:rFonts w:asciiTheme="minorHAnsi" w:hAnsiTheme="minorHAnsi"/>
                        </w:rPr>
                      </w:pPr>
                      <w:r>
                        <w:rPr>
                          <w:rFonts w:asciiTheme="minorHAnsi" w:hAnsiTheme="minorHAnsi"/>
                        </w:rPr>
                        <w:t>Formatting – please delete this box prior to submission</w:t>
                      </w:r>
                    </w:p>
                    <w:p w14:paraId="1E26D226" w14:textId="77777777" w:rsidR="00624612" w:rsidRDefault="00624612" w:rsidP="006D5550">
                      <w:pPr>
                        <w:pStyle w:val="RSCB02ArticleText"/>
                        <w:numPr>
                          <w:ilvl w:val="0"/>
                          <w:numId w:val="8"/>
                        </w:numPr>
                        <w:spacing w:after="120"/>
                        <w:ind w:left="284" w:hanging="284"/>
                      </w:pPr>
                      <w:r>
                        <w:t>Our</w:t>
                      </w:r>
                      <w:r w:rsidRPr="00DD26E7">
                        <w:t xml:space="preserve"> template aims to give you an idea of what your article will look like, however the final version will be formatted </w:t>
                      </w:r>
                      <w:r>
                        <w:t xml:space="preserve">in </w:t>
                      </w:r>
                      <w:r w:rsidRPr="00DD26E7">
                        <w:t>our house style and may look different</w:t>
                      </w:r>
                      <w:r>
                        <w:t>.</w:t>
                      </w:r>
                    </w:p>
                    <w:p w14:paraId="5258B3C6" w14:textId="77777777" w:rsidR="00624612" w:rsidRDefault="00624612" w:rsidP="006D5550">
                      <w:pPr>
                        <w:pStyle w:val="RSCB02ArticleText"/>
                        <w:numPr>
                          <w:ilvl w:val="0"/>
                          <w:numId w:val="8"/>
                        </w:numPr>
                        <w:spacing w:after="120"/>
                        <w:ind w:left="284" w:hanging="284"/>
                      </w:pPr>
                      <w:r w:rsidRPr="004E557E">
                        <w:t>Please consult the Styles menu for recommended formatting for all text, including footnotes, references, tables, images and captions.</w:t>
                      </w:r>
                    </w:p>
                    <w:p w14:paraId="2FF5A712" w14:textId="77777777" w:rsidR="00624612" w:rsidRDefault="00624612" w:rsidP="006D5550">
                      <w:pPr>
                        <w:pStyle w:val="RSCB02ArticleText"/>
                        <w:numPr>
                          <w:ilvl w:val="0"/>
                          <w:numId w:val="7"/>
                        </w:numPr>
                        <w:spacing w:after="120"/>
                        <w:ind w:left="284" w:hanging="284"/>
                      </w:pPr>
                      <w:r>
                        <w:t>T</w:t>
                      </w:r>
                      <w:r w:rsidRPr="00EF59E8">
                        <w:t xml:space="preserve">ext </w:t>
                      </w:r>
                      <w:r>
                        <w:t>should</w:t>
                      </w:r>
                      <w:r w:rsidRPr="00EF59E8">
                        <w:t xml:space="preserve"> not </w:t>
                      </w:r>
                      <w:r>
                        <w:t xml:space="preserve">be </w:t>
                      </w:r>
                      <w:r w:rsidRPr="00EF59E8">
                        <w:t>wrapped around graphics</w:t>
                      </w:r>
                      <w:r>
                        <w:t>.</w:t>
                      </w:r>
                    </w:p>
                    <w:p w14:paraId="7E1725D7" w14:textId="77777777" w:rsidR="00624612" w:rsidRDefault="00624612" w:rsidP="006D5550">
                      <w:pPr>
                        <w:pStyle w:val="RSCB02ArticleText"/>
                        <w:numPr>
                          <w:ilvl w:val="0"/>
                          <w:numId w:val="7"/>
                        </w:numPr>
                        <w:spacing w:after="120"/>
                        <w:ind w:left="284" w:hanging="284"/>
                      </w:pPr>
                      <w:r w:rsidRPr="006E1FD2">
                        <w:rPr>
                          <w:i/>
                        </w:rPr>
                        <w:t>Chemical Communications</w:t>
                      </w:r>
                      <w:r w:rsidRPr="006E1FD2">
                        <w:t xml:space="preserve"> </w:t>
                      </w:r>
                      <w:r>
                        <w:t>has a</w:t>
                      </w:r>
                      <w:r w:rsidRPr="00DD26E7">
                        <w:t xml:space="preserve"> four page limit, therefore following editing and production, your article may require shortening. To assist with this please do not alter font sizes from the Styles menu.</w:t>
                      </w:r>
                    </w:p>
                    <w:p w14:paraId="5913B42C" w14:textId="77777777" w:rsidR="00624612" w:rsidRDefault="00624612" w:rsidP="00624612">
                      <w:pPr>
                        <w:pStyle w:val="RSCB02ArticleText"/>
                        <w:spacing w:after="120"/>
                        <w:ind w:left="284"/>
                      </w:pPr>
                      <w:r>
                        <w:t>During production:</w:t>
                      </w:r>
                    </w:p>
                    <w:p w14:paraId="63F3DA9E" w14:textId="77777777" w:rsidR="00624612" w:rsidRDefault="00624612" w:rsidP="006D5550">
                      <w:pPr>
                        <w:pStyle w:val="RSCB02ArticleText"/>
                        <w:numPr>
                          <w:ilvl w:val="0"/>
                          <w:numId w:val="7"/>
                        </w:numPr>
                        <w:spacing w:after="120"/>
                        <w:ind w:left="284" w:hanging="284"/>
                      </w:pPr>
                      <w:r>
                        <w:t>Graphics, including tables, will</w:t>
                      </w:r>
                      <w:r w:rsidRPr="00F15F90">
                        <w:t xml:space="preserve"> be </w:t>
                      </w:r>
                      <w:r>
                        <w:t>located</w:t>
                      </w:r>
                      <w:r w:rsidRPr="00F15F90">
                        <w:t xml:space="preserve"> </w:t>
                      </w:r>
                      <w:r>
                        <w:t>at the top or bottom of the column following their first citation in the text. Graphics</w:t>
                      </w:r>
                      <w:r w:rsidRPr="00F15F90">
                        <w:t xml:space="preserve"> can be single column </w:t>
                      </w:r>
                      <w:r>
                        <w:t xml:space="preserve">or double column as appropriate and require captions. </w:t>
                      </w:r>
                    </w:p>
                    <w:p w14:paraId="1D16C90D" w14:textId="77777777" w:rsidR="00624612" w:rsidRDefault="00624612" w:rsidP="006D5550">
                      <w:pPr>
                        <w:pStyle w:val="RSCB02ArticleText"/>
                        <w:numPr>
                          <w:ilvl w:val="0"/>
                          <w:numId w:val="7"/>
                        </w:numPr>
                        <w:spacing w:after="120"/>
                        <w:ind w:left="284" w:hanging="284"/>
                      </w:pPr>
                      <w:r>
                        <w:t>Equations will</w:t>
                      </w:r>
                      <w:r w:rsidRPr="00EF59E8">
                        <w:t xml:space="preserve"> </w:t>
                      </w:r>
                      <w:r>
                        <w:t>be placed</w:t>
                      </w:r>
                      <w:r w:rsidRPr="00EF59E8">
                        <w:t xml:space="preserve"> in the flow of the text.</w:t>
                      </w:r>
                    </w:p>
                    <w:p w14:paraId="0E2BAF8C" w14:textId="77777777" w:rsidR="00624612" w:rsidRDefault="00624612" w:rsidP="006D5550">
                      <w:pPr>
                        <w:pStyle w:val="RSCB02ArticleText"/>
                        <w:numPr>
                          <w:ilvl w:val="0"/>
                          <w:numId w:val="7"/>
                        </w:numPr>
                        <w:spacing w:after="120"/>
                        <w:ind w:left="284" w:hanging="284"/>
                      </w:pPr>
                      <w:r>
                        <w:t>Sufficient space will be inserted around graphics for clarity of reading; a</w:t>
                      </w:r>
                      <w:r w:rsidRPr="00356F00">
                        <w:t xml:space="preserve"> horizontal bar will </w:t>
                      </w:r>
                      <w:r>
                        <w:t xml:space="preserve">also be used to </w:t>
                      </w:r>
                      <w:r w:rsidRPr="00356F00">
                        <w:t>separate all inserted graphics</w:t>
                      </w:r>
                      <w:r>
                        <w:t>,</w:t>
                      </w:r>
                      <w:r w:rsidRPr="00356F00">
                        <w:t xml:space="preserve"> tables</w:t>
                      </w:r>
                      <w:r>
                        <w:t xml:space="preserve"> and their captions</w:t>
                      </w:r>
                      <w:r w:rsidRPr="00356F00">
                        <w:t xml:space="preserve"> from the text</w:t>
                      </w:r>
                      <w:r>
                        <w:t>.</w:t>
                      </w:r>
                    </w:p>
                    <w:p w14:paraId="3CFA4DB3" w14:textId="77777777" w:rsidR="00624612" w:rsidRDefault="00624612" w:rsidP="00624612">
                      <w:pPr>
                        <w:pStyle w:val="RSCB02ArticleText"/>
                      </w:pPr>
                      <w:r>
                        <w:t xml:space="preserve">If you are experiencing difficulty using our template, please consult our ‘Using the Template’ guide, found </w:t>
                      </w:r>
                      <w:hyperlink r:id="rId47" w:history="1">
                        <w:r>
                          <w:rPr>
                            <w:rStyle w:val="Hyperlink"/>
                          </w:rPr>
                          <w:t>here</w:t>
                        </w:r>
                      </w:hyperlink>
                      <w:r>
                        <w:t xml:space="preserve">. </w:t>
                      </w:r>
                    </w:p>
                    <w:p w14:paraId="69839C93" w14:textId="77777777" w:rsidR="00624612" w:rsidRPr="00356F00" w:rsidRDefault="00624612" w:rsidP="00624612">
                      <w:pPr>
                        <w:pStyle w:val="RSCB02ArticleText"/>
                        <w:tabs>
                          <w:tab w:val="left" w:pos="0"/>
                        </w:tabs>
                        <w:spacing w:before="120" w:line="240" w:lineRule="auto"/>
                      </w:pPr>
                    </w:p>
                    <w:p w14:paraId="791A975B" w14:textId="77777777" w:rsidR="00624612" w:rsidRDefault="00624612" w:rsidP="00624612">
                      <w:pPr>
                        <w:pStyle w:val="RSCB02ArticleText"/>
                        <w:spacing w:line="240" w:lineRule="auto"/>
                      </w:pPr>
                    </w:p>
                    <w:p w14:paraId="0C2D63BD" w14:textId="77777777" w:rsidR="00624612" w:rsidRDefault="00624612" w:rsidP="00624612">
                      <w:pPr>
                        <w:pStyle w:val="RSCB02ArticleText"/>
                        <w:spacing w:line="240" w:lineRule="auto"/>
                      </w:pPr>
                    </w:p>
                    <w:p w14:paraId="44580FDE" w14:textId="77777777" w:rsidR="00624612" w:rsidRDefault="00624612" w:rsidP="00624612"/>
                  </w:txbxContent>
                </v:textbox>
                <w10:wrap type="topAndBottom" anchorx="margin" anchory="page"/>
              </v:shape>
            </w:pict>
          </mc:Fallback>
        </mc:AlternateContent>
      </w:r>
    </w:p>
    <w:p w14:paraId="32A9D4DE" w14:textId="77777777" w:rsidR="00624612" w:rsidRPr="00920ED5" w:rsidRDefault="00624612" w:rsidP="00624612">
      <w:pPr>
        <w:spacing w:after="127"/>
        <w:ind w:right="1307"/>
        <w:rPr>
          <w:rFonts w:asciiTheme="minorHAnsi" w:hAnsiTheme="minorHAnsi" w:cstheme="minorHAnsi"/>
        </w:rPr>
      </w:pPr>
    </w:p>
    <w:p w14:paraId="6DF89739" w14:textId="77777777" w:rsidR="00602717" w:rsidRPr="007C1E28" w:rsidRDefault="00602717" w:rsidP="005026C4"/>
    <w:sectPr w:rsidR="00602717" w:rsidRPr="007C1E28" w:rsidSect="00DF4B99">
      <w:headerReference w:type="even" r:id="rId48"/>
      <w:pgSz w:w="11899" w:h="16860"/>
      <w:pgMar w:top="1134" w:right="1124" w:bottom="1224" w:left="991" w:header="720" w:footer="720" w:gutter="0"/>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August" w:date="2023-12-04T14:22:00Z" w:initials="DA">
    <w:p w14:paraId="0AFAD4E5" w14:textId="77777777" w:rsidR="00AD7811" w:rsidRDefault="00AD7811" w:rsidP="00DF5FF0">
      <w:pPr>
        <w:pStyle w:val="CommentText"/>
        <w:jc w:val="left"/>
      </w:pPr>
      <w:r>
        <w:rPr>
          <w:rStyle w:val="CommentReference"/>
        </w:rPr>
        <w:annotationRef/>
      </w:r>
      <w:r>
        <w:t>Update Contents when finalised</w:t>
      </w:r>
    </w:p>
  </w:comment>
  <w:comment w:id="1" w:author="Valentina Erastova" w:date="2024-01-07T18:47:00Z" w:initials="VE">
    <w:p w14:paraId="10A169DE" w14:textId="77777777" w:rsidR="00E503EA" w:rsidRDefault="00E503EA" w:rsidP="00E503EA">
      <w:pPr>
        <w:jc w:val="left"/>
      </w:pPr>
      <w:r>
        <w:rPr>
          <w:rStyle w:val="CommentReference"/>
        </w:rPr>
        <w:annotationRef/>
      </w:r>
      <w:r>
        <w:rPr>
          <w:sz w:val="20"/>
          <w:szCs w:val="20"/>
        </w:rPr>
        <w:t>do you want to state these are H&amp;S rules for the lab? so they don’t think they need it for comp chem?</w:t>
      </w:r>
    </w:p>
  </w:comment>
  <w:comment w:id="2" w:author="David August" w:date="2023-12-15T10:41:00Z" w:initials="DA">
    <w:p w14:paraId="66F7552A" w14:textId="20EEE0E0" w:rsidR="00DB0824" w:rsidRDefault="00DB0824">
      <w:pPr>
        <w:pStyle w:val="CommentText"/>
      </w:pPr>
      <w:r>
        <w:rPr>
          <w:rStyle w:val="CommentReference"/>
        </w:rPr>
        <w:annotationRef/>
      </w:r>
      <w:r>
        <w:t>Update once timetabling confirm</w:t>
      </w:r>
    </w:p>
  </w:comment>
  <w:comment w:id="3" w:author="David August" w:date="2023-12-02T13:44:00Z" w:initials="DA">
    <w:p w14:paraId="39CA64ED" w14:textId="77777777" w:rsidR="00F86493" w:rsidRDefault="00F86493" w:rsidP="00DA3FD5">
      <w:pPr>
        <w:pStyle w:val="CommentText"/>
        <w:jc w:val="left"/>
      </w:pPr>
      <w:r>
        <w:rPr>
          <w:rStyle w:val="CommentReference"/>
        </w:rPr>
        <w:annotationRef/>
      </w:r>
      <w:r>
        <w:t>To update</w:t>
      </w:r>
    </w:p>
  </w:comment>
  <w:comment w:id="5" w:author="David August" w:date="2023-12-02T13:44:00Z" w:initials="DA">
    <w:p w14:paraId="1215BA88" w14:textId="77777777" w:rsidR="00011DBA" w:rsidRDefault="00011DBA" w:rsidP="00011DBA">
      <w:pPr>
        <w:pStyle w:val="CommentText"/>
        <w:jc w:val="left"/>
      </w:pPr>
      <w:r>
        <w:rPr>
          <w:rStyle w:val="CommentReference"/>
        </w:rPr>
        <w:annotationRef/>
      </w:r>
      <w:r>
        <w:t>To update</w:t>
      </w:r>
    </w:p>
  </w:comment>
  <w:comment w:id="6" w:author="Valentina Erastova" w:date="2024-01-07T19:04:00Z" w:initials="VE">
    <w:p w14:paraId="2CA7E92A" w14:textId="77777777" w:rsidR="00FE4D40" w:rsidRDefault="00FE4D40" w:rsidP="00FE4D40">
      <w:pPr>
        <w:jc w:val="left"/>
      </w:pPr>
      <w:r>
        <w:rPr>
          <w:rStyle w:val="CommentReference"/>
        </w:rPr>
        <w:annotationRef/>
      </w:r>
      <w:r>
        <w:rPr>
          <w:sz w:val="20"/>
          <w:szCs w:val="20"/>
        </w:rPr>
        <w:t xml:space="preserve">is there anything on the AI use? </w:t>
      </w:r>
    </w:p>
  </w:comment>
  <w:comment w:id="7" w:author="David August" w:date="2023-12-15T10:45:00Z" w:initials="DA">
    <w:p w14:paraId="1E32D71F" w14:textId="05CF478D" w:rsidR="00DB6692" w:rsidRDefault="00DB6692">
      <w:pPr>
        <w:pStyle w:val="CommentText"/>
      </w:pPr>
      <w:r>
        <w:rPr>
          <w:rStyle w:val="CommentReference"/>
        </w:rPr>
        <w:annotationRef/>
      </w:r>
      <w:r>
        <w:t>Update with information from Valentina</w:t>
      </w:r>
    </w:p>
  </w:comment>
  <w:comment w:id="8" w:author="Valentina Erastova" w:date="2024-01-07T19:04:00Z" w:initials="VE">
    <w:p w14:paraId="698FECDC" w14:textId="77777777" w:rsidR="00FE4D40" w:rsidRDefault="00FE4D40" w:rsidP="00FE4D40">
      <w:pPr>
        <w:jc w:val="left"/>
      </w:pPr>
      <w:r>
        <w:rPr>
          <w:rStyle w:val="CommentReference"/>
        </w:rPr>
        <w:annotationRef/>
      </w:r>
      <w:r>
        <w:rPr>
          <w:sz w:val="20"/>
          <w:szCs w:val="20"/>
        </w:rPr>
        <w:t xml:space="preserve">Molecular modeling practical report </w:t>
      </w:r>
    </w:p>
  </w:comment>
  <w:comment w:id="9" w:author="David August" w:date="2023-11-30T12:24:00Z" w:initials="DA">
    <w:p w14:paraId="4DB0F131" w14:textId="4B511772" w:rsidR="006A3942" w:rsidRDefault="006A3942">
      <w:pPr>
        <w:pStyle w:val="CommentText"/>
      </w:pPr>
      <w:r>
        <w:rPr>
          <w:rStyle w:val="CommentReference"/>
        </w:rPr>
        <w:annotationRef/>
      </w:r>
      <w:r>
        <w:t>Update needed from Valentina</w:t>
      </w:r>
    </w:p>
  </w:comment>
  <w:comment w:id="18" w:author="David August" w:date="2023-12-05T22:17:00Z" w:initials="DA">
    <w:p w14:paraId="43BFC3BB" w14:textId="77777777" w:rsidR="0038437D" w:rsidRDefault="0038437D" w:rsidP="006F5827">
      <w:pPr>
        <w:pStyle w:val="CommentText"/>
        <w:jc w:val="left"/>
      </w:pPr>
      <w:r>
        <w:rPr>
          <w:rStyle w:val="CommentReference"/>
        </w:rPr>
        <w:annotationRef/>
      </w:r>
      <w:r>
        <w:t>update</w:t>
      </w:r>
    </w:p>
  </w:comment>
  <w:comment w:id="19" w:author="David August" w:date="2023-12-05T22:17:00Z" w:initials="DA">
    <w:p w14:paraId="2201E964" w14:textId="77777777" w:rsidR="0038437D" w:rsidRDefault="0038437D" w:rsidP="0038437D">
      <w:pPr>
        <w:pStyle w:val="CommentText"/>
        <w:jc w:val="left"/>
      </w:pPr>
      <w:r>
        <w:rPr>
          <w:rStyle w:val="CommentReference"/>
        </w:rPr>
        <w:annotationRef/>
      </w:r>
      <w:r>
        <w:t>update</w:t>
      </w:r>
    </w:p>
  </w:comment>
  <w:comment w:id="21" w:author="David August" w:date="2023-12-05T22:17:00Z" w:initials="DA">
    <w:p w14:paraId="66FFFB5C" w14:textId="77777777" w:rsidR="0038437D" w:rsidRDefault="0038437D" w:rsidP="0038437D">
      <w:pPr>
        <w:pStyle w:val="CommentText"/>
        <w:jc w:val="left"/>
      </w:pPr>
      <w:r>
        <w:rPr>
          <w:rStyle w:val="CommentReference"/>
        </w:rPr>
        <w:annotationRef/>
      </w:r>
      <w:r>
        <w:t>update</w:t>
      </w:r>
    </w:p>
  </w:comment>
  <w:comment w:id="22" w:author="David August" w:date="2023-12-15T16:41:00Z" w:initials="DA">
    <w:p w14:paraId="099D5605" w14:textId="77777777" w:rsidR="00937B78" w:rsidRDefault="00937B78" w:rsidP="00937B78">
      <w:pPr>
        <w:pStyle w:val="CommentText"/>
      </w:pPr>
      <w:r>
        <w:rPr>
          <w:rStyle w:val="CommentReference"/>
        </w:rPr>
        <w:annotationRef/>
      </w:r>
      <w:r>
        <w:t>insert image</w:t>
      </w:r>
    </w:p>
  </w:comment>
  <w:comment w:id="23" w:author="David August" w:date="2023-12-05T22:17:00Z" w:initials="DA">
    <w:p w14:paraId="52D32882" w14:textId="77777777" w:rsidR="0038437D" w:rsidRDefault="0038437D" w:rsidP="0038437D">
      <w:pPr>
        <w:pStyle w:val="CommentText"/>
        <w:jc w:val="left"/>
      </w:pPr>
      <w:r>
        <w:rPr>
          <w:rStyle w:val="CommentReference"/>
        </w:rPr>
        <w:annotationRef/>
      </w:r>
      <w:r>
        <w:t>update</w:t>
      </w:r>
    </w:p>
  </w:comment>
  <w:comment w:id="152" w:author="Valentina Erastova" w:date="2024-01-05T13:35:00Z" w:initials="VE">
    <w:p w14:paraId="3536F803" w14:textId="77777777" w:rsidR="0033325A" w:rsidRDefault="0033325A" w:rsidP="0033325A">
      <w:pPr>
        <w:jc w:val="left"/>
      </w:pPr>
      <w:r>
        <w:rPr>
          <w:rStyle w:val="CommentReference"/>
        </w:rPr>
        <w:annotationRef/>
      </w:r>
      <w:r>
        <w:rPr>
          <w:sz w:val="20"/>
          <w:szCs w:val="20"/>
        </w:rPr>
        <w:t xml:space="preserve">Want to give then a time they can come and work with the demos around, asking for help. So they do not panic </w:t>
      </w:r>
    </w:p>
  </w:comment>
  <w:comment w:id="178" w:author="David August" w:date="2023-12-15T12:19:00Z" w:initials="DA">
    <w:p w14:paraId="2DF95634" w14:textId="535A1715" w:rsidR="001E5E21" w:rsidRDefault="001E5E21">
      <w:pPr>
        <w:pStyle w:val="CommentText"/>
      </w:pPr>
      <w:r>
        <w:rPr>
          <w:rStyle w:val="CommentReference"/>
        </w:rPr>
        <w:annotationRef/>
      </w:r>
      <w:r>
        <w:t>To Update</w:t>
      </w:r>
    </w:p>
  </w:comment>
  <w:comment w:id="179" w:author="David August" w:date="2023-12-02T13:24:00Z" w:initials="DA">
    <w:p w14:paraId="3E3537DF" w14:textId="2D2F7C6D" w:rsidR="005E3513" w:rsidRDefault="005E3513" w:rsidP="00DD1D23">
      <w:pPr>
        <w:pStyle w:val="CommentText"/>
        <w:jc w:val="lef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FAD4E5" w15:done="0"/>
  <w15:commentEx w15:paraId="10A169DE" w15:done="0"/>
  <w15:commentEx w15:paraId="66F7552A" w15:done="0"/>
  <w15:commentEx w15:paraId="39CA64ED" w15:done="0"/>
  <w15:commentEx w15:paraId="1215BA88" w15:done="0"/>
  <w15:commentEx w15:paraId="2CA7E92A" w15:done="0"/>
  <w15:commentEx w15:paraId="1E32D71F" w15:done="0"/>
  <w15:commentEx w15:paraId="698FECDC" w15:paraIdParent="1E32D71F" w15:done="0"/>
  <w15:commentEx w15:paraId="4DB0F131" w15:done="0"/>
  <w15:commentEx w15:paraId="43BFC3BB" w15:done="0"/>
  <w15:commentEx w15:paraId="2201E964" w15:done="0"/>
  <w15:commentEx w15:paraId="66FFFB5C" w15:done="0"/>
  <w15:commentEx w15:paraId="099D5605" w15:done="0"/>
  <w15:commentEx w15:paraId="52D32882" w15:done="0"/>
  <w15:commentEx w15:paraId="3536F803" w15:done="0"/>
  <w15:commentEx w15:paraId="2DF95634" w15:done="0"/>
  <w15:commentEx w15:paraId="3E3537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AAECB3" w16cex:dateUtc="2023-12-04T14:22:00Z"/>
  <w16cex:commentExtensible w16cex:durableId="20A59015" w16cex:dateUtc="2024-01-07T18:47:00Z"/>
  <w16cex:commentExtensible w16cex:durableId="2926ABD5" w16cex:dateUtc="2023-12-15T10:41:00Z"/>
  <w16cex:commentExtensible w16cex:durableId="7F47C2CA" w16cex:dateUtc="2023-12-02T13:44:00Z"/>
  <w16cex:commentExtensible w16cex:durableId="2926AC79" w16cex:dateUtc="2023-12-02T13:44:00Z"/>
  <w16cex:commentExtensible w16cex:durableId="39F6BDE6" w16cex:dateUtc="2024-01-07T19:04:00Z"/>
  <w16cex:commentExtensible w16cex:durableId="2926ACB5" w16cex:dateUtc="2023-12-15T10:45:00Z"/>
  <w16cex:commentExtensible w16cex:durableId="1C4EC6B0" w16cex:dateUtc="2024-01-07T19:04:00Z"/>
  <w16cex:commentExtensible w16cex:durableId="2912FD7D" w16cex:dateUtc="2023-11-30T12:24:00Z"/>
  <w16cex:commentExtensible w16cex:durableId="317693CC" w16cex:dateUtc="2023-12-05T22:17:00Z"/>
  <w16cex:commentExtensible w16cex:durableId="338AC4EB" w16cex:dateUtc="2023-12-05T22:17:00Z"/>
  <w16cex:commentExtensible w16cex:durableId="386964AF" w16cex:dateUtc="2023-12-05T22:17:00Z"/>
  <w16cex:commentExtensible w16cex:durableId="2927005D" w16cex:dateUtc="2023-12-15T16:42:00Z"/>
  <w16cex:commentExtensible w16cex:durableId="57276EA5" w16cex:dateUtc="2023-12-05T22:17:00Z"/>
  <w16cex:commentExtensible w16cex:durableId="7EFE38FC" w16cex:dateUtc="2024-01-05T13:35:00Z"/>
  <w16cex:commentExtensible w16cex:durableId="2926C2EA" w16cex:dateUtc="2023-12-15T12:19:00Z"/>
  <w16cex:commentExtensible w16cex:durableId="5D2F7322" w16cex:dateUtc="2023-12-02T1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FAD4E5" w16cid:durableId="21AAECB3"/>
  <w16cid:commentId w16cid:paraId="10A169DE" w16cid:durableId="20A59015"/>
  <w16cid:commentId w16cid:paraId="66F7552A" w16cid:durableId="2926ABD5"/>
  <w16cid:commentId w16cid:paraId="39CA64ED" w16cid:durableId="7F47C2CA"/>
  <w16cid:commentId w16cid:paraId="1215BA88" w16cid:durableId="2926AC79"/>
  <w16cid:commentId w16cid:paraId="2CA7E92A" w16cid:durableId="39F6BDE6"/>
  <w16cid:commentId w16cid:paraId="1E32D71F" w16cid:durableId="2926ACB5"/>
  <w16cid:commentId w16cid:paraId="698FECDC" w16cid:durableId="1C4EC6B0"/>
  <w16cid:commentId w16cid:paraId="4DB0F131" w16cid:durableId="2912FD7D"/>
  <w16cid:commentId w16cid:paraId="43BFC3BB" w16cid:durableId="317693CC"/>
  <w16cid:commentId w16cid:paraId="2201E964" w16cid:durableId="338AC4EB"/>
  <w16cid:commentId w16cid:paraId="66FFFB5C" w16cid:durableId="386964AF"/>
  <w16cid:commentId w16cid:paraId="099D5605" w16cid:durableId="2927005D"/>
  <w16cid:commentId w16cid:paraId="52D32882" w16cid:durableId="57276EA5"/>
  <w16cid:commentId w16cid:paraId="3536F803" w16cid:durableId="7EFE38FC"/>
  <w16cid:commentId w16cid:paraId="2DF95634" w16cid:durableId="2926C2EA"/>
  <w16cid:commentId w16cid:paraId="3E3537DF" w16cid:durableId="5D2F73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1DEA4" w14:textId="77777777" w:rsidR="00DF4B99" w:rsidRDefault="00DF4B99" w:rsidP="00421B37">
      <w:r>
        <w:separator/>
      </w:r>
    </w:p>
  </w:endnote>
  <w:endnote w:type="continuationSeparator" w:id="0">
    <w:p w14:paraId="4A968BB0" w14:textId="77777777" w:rsidR="00DF4B99" w:rsidRDefault="00DF4B99" w:rsidP="00421B37">
      <w:r>
        <w:continuationSeparator/>
      </w:r>
    </w:p>
  </w:endnote>
  <w:endnote w:type="continuationNotice" w:id="1">
    <w:p w14:paraId="33BE26F5" w14:textId="77777777" w:rsidR="00DF4B99" w:rsidRDefault="00DF4B99" w:rsidP="00421B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3637839"/>
      <w:docPartObj>
        <w:docPartGallery w:val="Page Numbers (Bottom of Page)"/>
        <w:docPartUnique/>
      </w:docPartObj>
    </w:sdtPr>
    <w:sdtContent>
      <w:p w14:paraId="37F2AA6A" w14:textId="77777777" w:rsidR="00624612" w:rsidRDefault="00624612" w:rsidP="00795A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807B1F" w14:textId="77777777" w:rsidR="00624612" w:rsidRDefault="006246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1667568"/>
      <w:docPartObj>
        <w:docPartGallery w:val="Page Numbers (Bottom of Page)"/>
        <w:docPartUnique/>
      </w:docPartObj>
    </w:sdtPr>
    <w:sdtContent>
      <w:p w14:paraId="5E92AC87" w14:textId="77777777" w:rsidR="00624612" w:rsidRDefault="00624612" w:rsidP="00795A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3BF1A27E" w14:textId="77777777" w:rsidR="00624612" w:rsidRDefault="006246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E9C82" w14:textId="77777777" w:rsidR="00624612" w:rsidRPr="006602F1" w:rsidRDefault="00624612" w:rsidP="00D45ADF">
    <w:pPr>
      <w:pStyle w:val="Footer"/>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w:t>
    </w:r>
    <w:r>
      <w:rPr>
        <w:noProof/>
        <w:spacing w:val="2"/>
        <w:sz w:val="16"/>
        <w:szCs w:val="16"/>
      </w:rPr>
      <w:t>xx</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F5C6B" w14:textId="77777777" w:rsidR="00624612" w:rsidRPr="006602F1" w:rsidRDefault="00624612" w:rsidP="00D45ADF">
    <w:pPr>
      <w:pStyle w:val="Footer"/>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15</w:t>
    </w:r>
    <w:r w:rsidRPr="008C1387">
      <w:rPr>
        <w:b/>
        <w:noProof/>
        <w:spacing w:val="10"/>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C0ACA" w14:textId="77777777" w:rsidR="00624612" w:rsidRPr="006602F1" w:rsidRDefault="00624612" w:rsidP="00D45ADF">
    <w:pPr>
      <w:pStyle w:val="Footer"/>
      <w:tabs>
        <w:tab w:val="clear" w:pos="4513"/>
        <w:tab w:val="clear" w:pos="9026"/>
        <w:tab w:val="right" w:pos="10206"/>
      </w:tabs>
      <w:spacing w:before="480"/>
      <w:rPr>
        <w:sz w:val="16"/>
        <w:szCs w:val="16"/>
      </w:rPr>
    </w:pPr>
    <w:r>
      <w:rPr>
        <w:noProof/>
      </w:rPr>
      <mc:AlternateContent>
        <mc:Choice Requires="wps">
          <w:drawing>
            <wp:anchor distT="0" distB="0" distL="114300" distR="114300" simplePos="0" relativeHeight="251660288" behindDoc="0" locked="0" layoutInCell="1" allowOverlap="1" wp14:anchorId="10575FD8" wp14:editId="0304ACA0">
              <wp:simplePos x="0" y="0"/>
              <wp:positionH relativeFrom="column">
                <wp:align>center</wp:align>
              </wp:positionH>
              <wp:positionV relativeFrom="page">
                <wp:align>bottom</wp:align>
              </wp:positionV>
              <wp:extent cx="7700400" cy="396000"/>
              <wp:effectExtent l="0" t="0" r="0" b="44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76976F9C" w14:textId="77777777" w:rsidR="00624612" w:rsidRPr="00F20A7C" w:rsidRDefault="00624612"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0575FD8" id="_x0000_t202" coordsize="21600,21600" o:spt="202" path="m,l,21600r21600,l21600,xe">
              <v:stroke joinstyle="miter"/>
              <v:path gradientshapeok="t" o:connecttype="rect"/>
            </v:shapetype>
            <v:shape id="_x0000_s1033" type="#_x0000_t202" style="position:absolute;left:0;text-align:left;margin-left:0;margin-top:0;width:606.35pt;height:31.2pt;z-index:251660288;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" fillcolor="#a5a5a5 [2092]" stroked="f">
              <v:textbox>
                <w:txbxContent>
                  <w:p w14:paraId="76976F9C" w14:textId="77777777" w:rsidR="00624612" w:rsidRPr="00F20A7C" w:rsidRDefault="00624612"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Pr="006602F1">
      <w:rPr>
        <w:i/>
        <w:noProof/>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0C2F0" w14:textId="77777777" w:rsidR="00DF4B99" w:rsidRDefault="00DF4B99" w:rsidP="00421B37">
      <w:r>
        <w:separator/>
      </w:r>
    </w:p>
  </w:footnote>
  <w:footnote w:type="continuationSeparator" w:id="0">
    <w:p w14:paraId="253A1944" w14:textId="77777777" w:rsidR="00DF4B99" w:rsidRDefault="00DF4B99" w:rsidP="00421B37">
      <w:r>
        <w:continuationSeparator/>
      </w:r>
    </w:p>
  </w:footnote>
  <w:footnote w:type="continuationNotice" w:id="1">
    <w:p w14:paraId="22235F49" w14:textId="77777777" w:rsidR="00DF4B99" w:rsidRDefault="00DF4B99" w:rsidP="00421B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911F5" w14:textId="77777777" w:rsidR="00624612" w:rsidRPr="007139A2" w:rsidRDefault="00624612">
    <w:pPr>
      <w:spacing w:after="0"/>
      <w:ind w:left="142"/>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75C9F" w14:textId="77777777" w:rsidR="00624612" w:rsidRPr="00E70DCE" w:rsidRDefault="00624612" w:rsidP="00D45ADF">
    <w:pPr>
      <w:pStyle w:val="Header"/>
      <w:tabs>
        <w:tab w:val="right" w:pos="10206"/>
      </w:tabs>
      <w:spacing w:after="240"/>
      <w:rPr>
        <w:rFonts w:cstheme="minorHAnsi"/>
        <w:color w:val="999999"/>
        <w:sz w:val="20"/>
        <w:szCs w:val="20"/>
      </w:rPr>
    </w:pPr>
    <w:r w:rsidRPr="00E70DCE">
      <w:rPr>
        <w:rFonts w:cstheme="minorHAnsi"/>
        <w:b/>
        <w:color w:val="999999"/>
        <w:sz w:val="20"/>
        <w:szCs w:val="20"/>
      </w:rPr>
      <w:t>COMMUNICATION</w:t>
    </w:r>
    <w:r>
      <w:rPr>
        <w:noProof/>
      </w:rPr>
      <mc:AlternateContent>
        <mc:Choice Requires="wps">
          <w:drawing>
            <wp:anchor distT="0" distB="0" distL="114300" distR="114300" simplePos="0" relativeHeight="251662336" behindDoc="0" locked="0" layoutInCell="1" allowOverlap="1" wp14:anchorId="6CF8FCF1" wp14:editId="270C97B2">
              <wp:simplePos x="0" y="0"/>
              <wp:positionH relativeFrom="column">
                <wp:align>center</wp:align>
              </wp:positionH>
              <wp:positionV relativeFrom="page">
                <wp:align>bottom</wp:align>
              </wp:positionV>
              <wp:extent cx="7700400" cy="396000"/>
              <wp:effectExtent l="0" t="0" r="0" b="4445"/>
              <wp:wrapNone/>
              <wp:docPr id="729016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6C720ECC" w14:textId="77777777" w:rsidR="00624612" w:rsidRPr="00F20A7C" w:rsidRDefault="00624612"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CF8FCF1" id="_x0000_t202" coordsize="21600,21600" o:spt="202" path="m,l,21600r21600,l21600,xe">
              <v:stroke joinstyle="miter"/>
              <v:path gradientshapeok="t" o:connecttype="rect"/>
            </v:shapetype>
            <v:shape id="_x0000_s1028" type="#_x0000_t202" style="position:absolute;left:0;text-align:left;margin-left:0;margin-top:0;width:606.35pt;height:31.2pt;z-index:25166233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" fillcolor="#a5a5a5 [2092]" stroked="f">
              <v:textbox>
                <w:txbxContent>
                  <w:p w14:paraId="6C720ECC" w14:textId="77777777" w:rsidR="00624612" w:rsidRPr="00F20A7C" w:rsidRDefault="00624612"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noProof/>
      </w:rPr>
      <mc:AlternateContent>
        <mc:Choice Requires="wps">
          <w:drawing>
            <wp:anchor distT="0" distB="0" distL="114300" distR="114300" simplePos="0" relativeHeight="251661312" behindDoc="0" locked="0" layoutInCell="1" allowOverlap="1" wp14:anchorId="2924621B" wp14:editId="73D4627F">
              <wp:simplePos x="0" y="0"/>
              <wp:positionH relativeFrom="column">
                <wp:align>center</wp:align>
              </wp:positionH>
              <wp:positionV relativeFrom="page">
                <wp:align>top</wp:align>
              </wp:positionV>
              <wp:extent cx="7700400" cy="396000"/>
              <wp:effectExtent l="0" t="0" r="0" b="444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387427AD" w14:textId="77777777" w:rsidR="00624612" w:rsidRPr="00F20A7C" w:rsidRDefault="00624612"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24621B" id="Text Box 22" o:spid="_x0000_s1029" type="#_x0000_t202" style="position:absolute;left:0;text-align:left;margin-left:0;margin-top:0;width:606.35pt;height:31.2pt;z-index:25166131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" fillcolor="#a5a5a5 [2092]" stroked="f">
              <v:textbox>
                <w:txbxContent>
                  <w:p w14:paraId="387427AD" w14:textId="77777777" w:rsidR="00624612" w:rsidRPr="00F20A7C" w:rsidRDefault="00624612"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E70DCE">
      <w:rPr>
        <w:rFonts w:cstheme="minorHAnsi"/>
        <w:color w:val="999999"/>
        <w:sz w:val="20"/>
        <w:szCs w:val="20"/>
      </w:rPr>
      <w:tab/>
    </w:r>
    <w:r>
      <w:rPr>
        <w:rFonts w:cstheme="minorHAnsi"/>
        <w:b/>
        <w:color w:val="999999"/>
        <w:sz w:val="20"/>
        <w:szCs w:val="20"/>
      </w:rPr>
      <w:t>Journal Name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C38FF" w14:textId="77777777" w:rsidR="00624612" w:rsidRPr="009316A6" w:rsidRDefault="00624612" w:rsidP="00D45ADF">
    <w:pPr>
      <w:pStyle w:val="Header"/>
      <w:tabs>
        <w:tab w:val="right" w:pos="10206"/>
      </w:tabs>
      <w:spacing w:after="240"/>
      <w:rPr>
        <w:rFonts w:cstheme="minorHAnsi"/>
        <w:b/>
        <w:color w:val="999999"/>
        <w:sz w:val="20"/>
        <w:szCs w:val="20"/>
      </w:rPr>
    </w:pPr>
    <w:r>
      <w:rPr>
        <w:noProof/>
      </w:rPr>
      <mc:AlternateContent>
        <mc:Choice Requires="wps">
          <w:drawing>
            <wp:anchor distT="0" distB="0" distL="114300" distR="114300" simplePos="0" relativeHeight="251664384" behindDoc="0" locked="0" layoutInCell="1" allowOverlap="1" wp14:anchorId="35D3A749" wp14:editId="13C56CD2">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65EC86A0" w14:textId="77777777" w:rsidR="00624612" w:rsidRPr="00F20A7C" w:rsidRDefault="00624612"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5D3A749" id="_x0000_t202" coordsize="21600,21600" o:spt="202" path="m,l,21600r21600,l21600,xe">
              <v:stroke joinstyle="miter"/>
              <v:path gradientshapeok="t" o:connecttype="rect"/>
            </v:shapetype>
            <v:shape id="_x0000_s1030" type="#_x0000_t202" style="position:absolute;left:0;text-align:left;margin-left:0;margin-top:0;width:606.35pt;height:31.4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" fillcolor="#a5a5a5 [2092]" stroked="f">
              <v:textbox>
                <w:txbxContent>
                  <w:p w14:paraId="65EC86A0" w14:textId="77777777" w:rsidR="00624612" w:rsidRPr="00F20A7C" w:rsidRDefault="00624612"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rFonts w:cstheme="minorHAnsi"/>
        <w:b/>
        <w:color w:val="999999"/>
        <w:sz w:val="20"/>
        <w:szCs w:val="20"/>
      </w:rPr>
      <w:t>Journal Name</w:t>
    </w:r>
    <w:r>
      <w:rPr>
        <w:noProof/>
      </w:rPr>
      <mc:AlternateContent>
        <mc:Choice Requires="wps">
          <w:drawing>
            <wp:anchor distT="0" distB="0" distL="114300" distR="114300" simplePos="0" relativeHeight="251663360" behindDoc="0" locked="0" layoutInCell="1" allowOverlap="1" wp14:anchorId="17EC6AD7" wp14:editId="63CB7692">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14:paraId="12420778" w14:textId="77777777" w:rsidR="00624612" w:rsidRPr="00F20A7C" w:rsidRDefault="00624612"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EC6AD7" id="_x0000_s1031" type="#_x0000_t202" style="position:absolute;left:0;text-align:left;margin-left:0;margin-top:0;width:606.35pt;height:33.45pt;z-index:251663360;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" fillcolor="#a5a5a5 [2092]" stroked="f">
              <v:textbox>
                <w:txbxContent>
                  <w:p w14:paraId="12420778" w14:textId="77777777" w:rsidR="00624612" w:rsidRPr="00F20A7C" w:rsidRDefault="00624612"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rFonts w:cstheme="minorHAnsi"/>
        <w:b/>
        <w:color w:val="999999"/>
        <w:sz w:val="20"/>
        <w:szCs w:val="20"/>
      </w:rPr>
      <w:ptab w:relativeTo="margin" w:alignment="right" w:leader="none"/>
    </w:r>
    <w:r w:rsidRPr="00E46BDF">
      <w:rPr>
        <w:rFonts w:cstheme="minorHAnsi"/>
        <w:b/>
        <w:color w:val="999999"/>
        <w:sz w:val="20"/>
        <w:szCs w:val="20"/>
      </w:rPr>
      <w:t xml:space="preserve"> </w:t>
    </w:r>
    <w:r w:rsidRPr="00E70DCE">
      <w:rPr>
        <w:rFonts w:cstheme="minorHAnsi"/>
        <w:b/>
        <w:color w:val="999999"/>
        <w:sz w:val="20"/>
        <w:szCs w:val="20"/>
      </w:rPr>
      <w:t>COMMUNICATION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5B221" w14:textId="77777777" w:rsidR="00624612" w:rsidRDefault="00624612" w:rsidP="00180ABE">
    <w:pPr>
      <w:pStyle w:val="Header"/>
      <w:shd w:val="clear" w:color="auto" w:fill="FFFFFF" w:themeFill="background1"/>
      <w:tabs>
        <w:tab w:val="right" w:pos="10205"/>
      </w:tabs>
      <w:spacing w:after="240"/>
      <w:rPr>
        <w:b/>
        <w:noProof/>
        <w:sz w:val="32"/>
        <w:szCs w:val="32"/>
      </w:rPr>
    </w:pPr>
    <w:r>
      <w:rPr>
        <w:noProof/>
      </w:rPr>
      <mc:AlternateContent>
        <mc:Choice Requires="wps">
          <w:drawing>
            <wp:anchor distT="0" distB="0" distL="114300" distR="114300" simplePos="0" relativeHeight="251659264" behindDoc="0" locked="0" layoutInCell="1" allowOverlap="1" wp14:anchorId="0F90AF49" wp14:editId="3CA13ABE">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530EC0BE" w14:textId="77777777" w:rsidR="00624612" w:rsidRPr="00F20A7C" w:rsidRDefault="00624612"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F90AF49" id="_x0000_t202" coordsize="21600,21600" o:spt="202" path="m,l,21600r21600,l21600,xe">
              <v:stroke joinstyle="miter"/>
              <v:path gradientshapeok="t" o:connecttype="rect"/>
            </v:shapetype>
            <v:shape id="_x0000_s1032" type="#_x0000_t202" style="position:absolute;left:0;text-align:left;margin-left:0;margin-top:0;width:606.35pt;height:31.45pt;z-index:251659264;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" fillcolor="#a5a5a5 [2092]" stroked="f">
              <v:textbox>
                <w:txbxContent>
                  <w:p w14:paraId="530EC0BE" w14:textId="77777777" w:rsidR="00624612" w:rsidRPr="00F20A7C" w:rsidRDefault="00624612"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b/>
        <w:sz w:val="32"/>
        <w:szCs w:val="32"/>
      </w:rPr>
      <w:tab/>
    </w:r>
  </w:p>
  <w:p w14:paraId="51AF7C7F" w14:textId="77777777" w:rsidR="00624612" w:rsidRDefault="00624612" w:rsidP="00180ABE">
    <w:pPr>
      <w:pStyle w:val="Header"/>
      <w:shd w:val="clear" w:color="auto" w:fill="FFFFFF" w:themeFill="background1"/>
      <w:tabs>
        <w:tab w:val="right" w:pos="10205"/>
      </w:tabs>
      <w:spacing w:after="240"/>
      <w:rPr>
        <w:b/>
        <w:sz w:val="32"/>
        <w:szCs w:val="32"/>
      </w:rPr>
    </w:pPr>
  </w:p>
  <w:p w14:paraId="5447EC2D" w14:textId="77777777" w:rsidR="00624612" w:rsidRPr="00180ABE" w:rsidRDefault="00624612" w:rsidP="00180ABE">
    <w:pPr>
      <w:pStyle w:val="Header"/>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sidRPr="00180ABE">
      <w:rPr>
        <w:rFonts w:cstheme="minorHAnsi"/>
        <w:color w:val="FFFFFF" w:themeColor="background1"/>
        <w:sz w:val="32"/>
        <w:szCs w:val="32"/>
      </w:rPr>
      <w:t>COMMUNICATION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A57A2" w14:textId="0861099B" w:rsidR="00317215" w:rsidRPr="00381D5B" w:rsidRDefault="00381D5B" w:rsidP="00381D5B">
    <w:pPr>
      <w:rPr>
        <w:b/>
        <w:bCs/>
      </w:rPr>
    </w:pPr>
    <w:r w:rsidRPr="00A121BD">
      <w:rPr>
        <w:b/>
        <w:bCs/>
      </w:rPr>
      <w:t>Appendix A</w:t>
    </w:r>
    <w:r>
      <w:rPr>
        <w:b/>
        <w:bCs/>
      </w:rPr>
      <w:t xml:space="preserve"> – Available as a separate document on LEARN</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0FA"/>
    <w:multiLevelType w:val="hybridMultilevel"/>
    <w:tmpl w:val="27705E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37A7CCD"/>
    <w:multiLevelType w:val="hybridMultilevel"/>
    <w:tmpl w:val="149C00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D570329"/>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0E2225"/>
    <w:multiLevelType w:val="multilevel"/>
    <w:tmpl w:val="3376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F02F51"/>
    <w:multiLevelType w:val="hybridMultilevel"/>
    <w:tmpl w:val="29D42B96"/>
    <w:lvl w:ilvl="0" w:tplc="0809000F">
      <w:start w:val="1"/>
      <w:numFmt w:val="decimal"/>
      <w:lvlText w:val="%1."/>
      <w:lvlJc w:val="left"/>
      <w:pPr>
        <w:ind w:left="862" w:hanging="360"/>
      </w:p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5" w15:restartNumberingAfterBreak="0">
    <w:nsid w:val="2BD12F41"/>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210F45"/>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741382"/>
    <w:multiLevelType w:val="multilevel"/>
    <w:tmpl w:val="2ACC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927FA6"/>
    <w:multiLevelType w:val="hybridMultilevel"/>
    <w:tmpl w:val="C0924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BA19DE"/>
    <w:multiLevelType w:val="hybridMultilevel"/>
    <w:tmpl w:val="29A8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E66F6E"/>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AB2322"/>
    <w:multiLevelType w:val="multilevel"/>
    <w:tmpl w:val="F020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2D3AD5"/>
    <w:multiLevelType w:val="hybridMultilevel"/>
    <w:tmpl w:val="724AF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CD4D4E"/>
    <w:multiLevelType w:val="hybridMultilevel"/>
    <w:tmpl w:val="C8C00290"/>
    <w:lvl w:ilvl="0" w:tplc="C40CAD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9A44EC"/>
    <w:multiLevelType w:val="hybridMultilevel"/>
    <w:tmpl w:val="86B8CAE2"/>
    <w:lvl w:ilvl="0" w:tplc="EED86EB4">
      <w:start w:val="1"/>
      <w:numFmt w:val="decimal"/>
      <w:lvlText w:val="%1)"/>
      <w:lvlJc w:val="left"/>
      <w:pPr>
        <w:ind w:left="41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88EA6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8707D4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1C171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A6547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2A845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30B73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E6F18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98308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7FB7B16"/>
    <w:multiLevelType w:val="multilevel"/>
    <w:tmpl w:val="ACB6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FE5A19"/>
    <w:multiLevelType w:val="multilevel"/>
    <w:tmpl w:val="986E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0DC19A0"/>
    <w:multiLevelType w:val="multilevel"/>
    <w:tmpl w:val="8F4C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4F6196"/>
    <w:multiLevelType w:val="multilevel"/>
    <w:tmpl w:val="1070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18698D"/>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846BBF"/>
    <w:multiLevelType w:val="hybridMultilevel"/>
    <w:tmpl w:val="B1325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0E654F"/>
    <w:multiLevelType w:val="hybridMultilevel"/>
    <w:tmpl w:val="46D825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51F7CC6"/>
    <w:multiLevelType w:val="multilevel"/>
    <w:tmpl w:val="0A08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C579FE"/>
    <w:multiLevelType w:val="hybridMultilevel"/>
    <w:tmpl w:val="99664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AF064B"/>
    <w:multiLevelType w:val="multilevel"/>
    <w:tmpl w:val="1A54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731EB4"/>
    <w:multiLevelType w:val="multilevel"/>
    <w:tmpl w:val="26CA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AF14C2"/>
    <w:multiLevelType w:val="hybridMultilevel"/>
    <w:tmpl w:val="301C07EA"/>
    <w:lvl w:ilvl="0" w:tplc="08090001">
      <w:start w:val="1"/>
      <w:numFmt w:val="bullet"/>
      <w:lvlText w:val=""/>
      <w:lvlJc w:val="left"/>
      <w:pPr>
        <w:ind w:left="724" w:hanging="360"/>
      </w:pPr>
      <w:rPr>
        <w:rFonts w:ascii="Symbol" w:hAnsi="Symbol" w:hint="default"/>
      </w:rPr>
    </w:lvl>
    <w:lvl w:ilvl="1" w:tplc="08090003" w:tentative="1">
      <w:start w:val="1"/>
      <w:numFmt w:val="bullet"/>
      <w:lvlText w:val="o"/>
      <w:lvlJc w:val="left"/>
      <w:pPr>
        <w:ind w:left="1444" w:hanging="360"/>
      </w:pPr>
      <w:rPr>
        <w:rFonts w:ascii="Courier New" w:hAnsi="Courier New" w:cs="Courier New" w:hint="default"/>
      </w:rPr>
    </w:lvl>
    <w:lvl w:ilvl="2" w:tplc="08090005" w:tentative="1">
      <w:start w:val="1"/>
      <w:numFmt w:val="bullet"/>
      <w:lvlText w:val=""/>
      <w:lvlJc w:val="left"/>
      <w:pPr>
        <w:ind w:left="2164" w:hanging="360"/>
      </w:pPr>
      <w:rPr>
        <w:rFonts w:ascii="Wingdings" w:hAnsi="Wingdings" w:hint="default"/>
      </w:rPr>
    </w:lvl>
    <w:lvl w:ilvl="3" w:tplc="08090001" w:tentative="1">
      <w:start w:val="1"/>
      <w:numFmt w:val="bullet"/>
      <w:lvlText w:val=""/>
      <w:lvlJc w:val="left"/>
      <w:pPr>
        <w:ind w:left="2884" w:hanging="360"/>
      </w:pPr>
      <w:rPr>
        <w:rFonts w:ascii="Symbol" w:hAnsi="Symbol" w:hint="default"/>
      </w:rPr>
    </w:lvl>
    <w:lvl w:ilvl="4" w:tplc="08090003" w:tentative="1">
      <w:start w:val="1"/>
      <w:numFmt w:val="bullet"/>
      <w:lvlText w:val="o"/>
      <w:lvlJc w:val="left"/>
      <w:pPr>
        <w:ind w:left="3604" w:hanging="360"/>
      </w:pPr>
      <w:rPr>
        <w:rFonts w:ascii="Courier New" w:hAnsi="Courier New" w:cs="Courier New" w:hint="default"/>
      </w:rPr>
    </w:lvl>
    <w:lvl w:ilvl="5" w:tplc="08090005" w:tentative="1">
      <w:start w:val="1"/>
      <w:numFmt w:val="bullet"/>
      <w:lvlText w:val=""/>
      <w:lvlJc w:val="left"/>
      <w:pPr>
        <w:ind w:left="4324" w:hanging="360"/>
      </w:pPr>
      <w:rPr>
        <w:rFonts w:ascii="Wingdings" w:hAnsi="Wingdings" w:hint="default"/>
      </w:rPr>
    </w:lvl>
    <w:lvl w:ilvl="6" w:tplc="08090001" w:tentative="1">
      <w:start w:val="1"/>
      <w:numFmt w:val="bullet"/>
      <w:lvlText w:val=""/>
      <w:lvlJc w:val="left"/>
      <w:pPr>
        <w:ind w:left="5044" w:hanging="360"/>
      </w:pPr>
      <w:rPr>
        <w:rFonts w:ascii="Symbol" w:hAnsi="Symbol" w:hint="default"/>
      </w:rPr>
    </w:lvl>
    <w:lvl w:ilvl="7" w:tplc="08090003" w:tentative="1">
      <w:start w:val="1"/>
      <w:numFmt w:val="bullet"/>
      <w:lvlText w:val="o"/>
      <w:lvlJc w:val="left"/>
      <w:pPr>
        <w:ind w:left="5764" w:hanging="360"/>
      </w:pPr>
      <w:rPr>
        <w:rFonts w:ascii="Courier New" w:hAnsi="Courier New" w:cs="Courier New" w:hint="default"/>
      </w:rPr>
    </w:lvl>
    <w:lvl w:ilvl="8" w:tplc="08090005" w:tentative="1">
      <w:start w:val="1"/>
      <w:numFmt w:val="bullet"/>
      <w:lvlText w:val=""/>
      <w:lvlJc w:val="left"/>
      <w:pPr>
        <w:ind w:left="6484" w:hanging="360"/>
      </w:pPr>
      <w:rPr>
        <w:rFonts w:ascii="Wingdings" w:hAnsi="Wingdings" w:hint="default"/>
      </w:rPr>
    </w:lvl>
  </w:abstractNum>
  <w:num w:numId="1" w16cid:durableId="218899674">
    <w:abstractNumId w:val="16"/>
  </w:num>
  <w:num w:numId="2" w16cid:durableId="555556003">
    <w:abstractNumId w:val="28"/>
  </w:num>
  <w:num w:numId="3" w16cid:durableId="356926438">
    <w:abstractNumId w:val="25"/>
  </w:num>
  <w:num w:numId="4" w16cid:durableId="1741947615">
    <w:abstractNumId w:val="22"/>
  </w:num>
  <w:num w:numId="5" w16cid:durableId="1441296993">
    <w:abstractNumId w:val="11"/>
  </w:num>
  <w:num w:numId="6" w16cid:durableId="938564156">
    <w:abstractNumId w:val="10"/>
  </w:num>
  <w:num w:numId="7" w16cid:durableId="1435596252">
    <w:abstractNumId w:val="9"/>
  </w:num>
  <w:num w:numId="8" w16cid:durableId="462383304">
    <w:abstractNumId w:val="15"/>
  </w:num>
  <w:num w:numId="9" w16cid:durableId="2043900378">
    <w:abstractNumId w:val="4"/>
  </w:num>
  <w:num w:numId="10" w16cid:durableId="1065490424">
    <w:abstractNumId w:val="20"/>
  </w:num>
  <w:num w:numId="11" w16cid:durableId="1797942777">
    <w:abstractNumId w:val="24"/>
  </w:num>
  <w:num w:numId="12" w16cid:durableId="1334455733">
    <w:abstractNumId w:val="17"/>
  </w:num>
  <w:num w:numId="13" w16cid:durableId="998191996">
    <w:abstractNumId w:val="27"/>
  </w:num>
  <w:num w:numId="14" w16cid:durableId="613682453">
    <w:abstractNumId w:val="3"/>
  </w:num>
  <w:num w:numId="15" w16cid:durableId="1662003252">
    <w:abstractNumId w:val="18"/>
  </w:num>
  <w:num w:numId="16" w16cid:durableId="140124103">
    <w:abstractNumId w:val="7"/>
  </w:num>
  <w:num w:numId="17" w16cid:durableId="2142535442">
    <w:abstractNumId w:val="21"/>
  </w:num>
  <w:num w:numId="18" w16cid:durableId="2048529270">
    <w:abstractNumId w:val="8"/>
  </w:num>
  <w:num w:numId="19" w16cid:durableId="308749400">
    <w:abstractNumId w:val="1"/>
  </w:num>
  <w:num w:numId="20" w16cid:durableId="1804612678">
    <w:abstractNumId w:val="14"/>
  </w:num>
  <w:num w:numId="21" w16cid:durableId="774058033">
    <w:abstractNumId w:val="12"/>
  </w:num>
  <w:num w:numId="22" w16cid:durableId="1274093462">
    <w:abstractNumId w:val="5"/>
  </w:num>
  <w:num w:numId="23" w16cid:durableId="1834300916">
    <w:abstractNumId w:val="2"/>
  </w:num>
  <w:num w:numId="24" w16cid:durableId="303394049">
    <w:abstractNumId w:val="6"/>
  </w:num>
  <w:num w:numId="25" w16cid:durableId="1320310138">
    <w:abstractNumId w:val="13"/>
  </w:num>
  <w:num w:numId="26" w16cid:durableId="938026427">
    <w:abstractNumId w:val="26"/>
  </w:num>
  <w:num w:numId="27" w16cid:durableId="616303149">
    <w:abstractNumId w:val="0"/>
  </w:num>
  <w:num w:numId="28" w16cid:durableId="474420649">
    <w:abstractNumId w:val="23"/>
  </w:num>
  <w:num w:numId="29" w16cid:durableId="646085753">
    <w:abstractNumId w:val="19"/>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August">
    <w15:presenceInfo w15:providerId="AD" w15:userId="S::daugust2@ed.ac.uk::ff1d5a13-8c27-4f10-9d29-bca6fc4453a9"/>
  </w15:person>
  <w15:person w15:author="Valentina Erastova">
    <w15:presenceInfo w15:providerId="AD" w15:userId="S::verastov@ed.ac.uk::b64acc04-cbd1-4d9b-a121-69d0131d2c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F3E"/>
    <w:rsid w:val="00001647"/>
    <w:rsid w:val="00003F15"/>
    <w:rsid w:val="000044B4"/>
    <w:rsid w:val="00004F5A"/>
    <w:rsid w:val="0000505E"/>
    <w:rsid w:val="00007EFD"/>
    <w:rsid w:val="00011DBA"/>
    <w:rsid w:val="000122EC"/>
    <w:rsid w:val="0001284A"/>
    <w:rsid w:val="00013AA3"/>
    <w:rsid w:val="00014EBF"/>
    <w:rsid w:val="00015B8E"/>
    <w:rsid w:val="00016AF1"/>
    <w:rsid w:val="00022565"/>
    <w:rsid w:val="000268B1"/>
    <w:rsid w:val="00027C6F"/>
    <w:rsid w:val="000316A4"/>
    <w:rsid w:val="00033BFA"/>
    <w:rsid w:val="00034525"/>
    <w:rsid w:val="000368F0"/>
    <w:rsid w:val="0004212A"/>
    <w:rsid w:val="00042BC9"/>
    <w:rsid w:val="000464AC"/>
    <w:rsid w:val="0004665A"/>
    <w:rsid w:val="00047721"/>
    <w:rsid w:val="00051D77"/>
    <w:rsid w:val="00052886"/>
    <w:rsid w:val="00053151"/>
    <w:rsid w:val="000548B1"/>
    <w:rsid w:val="0007260B"/>
    <w:rsid w:val="00073115"/>
    <w:rsid w:val="00074A7C"/>
    <w:rsid w:val="00074BF6"/>
    <w:rsid w:val="000768FA"/>
    <w:rsid w:val="0008343B"/>
    <w:rsid w:val="00084120"/>
    <w:rsid w:val="00087DDC"/>
    <w:rsid w:val="00093837"/>
    <w:rsid w:val="00095357"/>
    <w:rsid w:val="000963C1"/>
    <w:rsid w:val="000A2327"/>
    <w:rsid w:val="000A3866"/>
    <w:rsid w:val="000A6A88"/>
    <w:rsid w:val="000B0F6E"/>
    <w:rsid w:val="000B126F"/>
    <w:rsid w:val="000B1937"/>
    <w:rsid w:val="000B1ED3"/>
    <w:rsid w:val="000B3963"/>
    <w:rsid w:val="000B788A"/>
    <w:rsid w:val="000C017D"/>
    <w:rsid w:val="000C6078"/>
    <w:rsid w:val="000D13B5"/>
    <w:rsid w:val="000D1A1F"/>
    <w:rsid w:val="000D1F39"/>
    <w:rsid w:val="000D27C1"/>
    <w:rsid w:val="000D79D9"/>
    <w:rsid w:val="000E1047"/>
    <w:rsid w:val="000E4999"/>
    <w:rsid w:val="000E6339"/>
    <w:rsid w:val="000F0B2E"/>
    <w:rsid w:val="000F109C"/>
    <w:rsid w:val="000F1E19"/>
    <w:rsid w:val="000F286F"/>
    <w:rsid w:val="000F603B"/>
    <w:rsid w:val="000F632B"/>
    <w:rsid w:val="000F69A5"/>
    <w:rsid w:val="00101E85"/>
    <w:rsid w:val="00102EB0"/>
    <w:rsid w:val="001072D7"/>
    <w:rsid w:val="00116E7E"/>
    <w:rsid w:val="001174AB"/>
    <w:rsid w:val="001246A3"/>
    <w:rsid w:val="00150D31"/>
    <w:rsid w:val="00150E01"/>
    <w:rsid w:val="00153AC8"/>
    <w:rsid w:val="0015484C"/>
    <w:rsid w:val="0015567E"/>
    <w:rsid w:val="00166251"/>
    <w:rsid w:val="00166545"/>
    <w:rsid w:val="0017284E"/>
    <w:rsid w:val="0017762E"/>
    <w:rsid w:val="00181FE3"/>
    <w:rsid w:val="001824AA"/>
    <w:rsid w:val="0018320B"/>
    <w:rsid w:val="00187A99"/>
    <w:rsid w:val="0019301F"/>
    <w:rsid w:val="00194A44"/>
    <w:rsid w:val="001951C4"/>
    <w:rsid w:val="00195B19"/>
    <w:rsid w:val="00196B17"/>
    <w:rsid w:val="001A05ED"/>
    <w:rsid w:val="001A2E6D"/>
    <w:rsid w:val="001A2F00"/>
    <w:rsid w:val="001A42CE"/>
    <w:rsid w:val="001A6A79"/>
    <w:rsid w:val="001B6D50"/>
    <w:rsid w:val="001C0F12"/>
    <w:rsid w:val="001C19F1"/>
    <w:rsid w:val="001C1CC5"/>
    <w:rsid w:val="001C47F0"/>
    <w:rsid w:val="001C5A00"/>
    <w:rsid w:val="001C750C"/>
    <w:rsid w:val="001E5E21"/>
    <w:rsid w:val="001F0262"/>
    <w:rsid w:val="001F1739"/>
    <w:rsid w:val="001F2A25"/>
    <w:rsid w:val="001F634C"/>
    <w:rsid w:val="00202761"/>
    <w:rsid w:val="00206006"/>
    <w:rsid w:val="00206BFF"/>
    <w:rsid w:val="00210009"/>
    <w:rsid w:val="002215E4"/>
    <w:rsid w:val="00222B53"/>
    <w:rsid w:val="002231D5"/>
    <w:rsid w:val="002312E2"/>
    <w:rsid w:val="00242F2E"/>
    <w:rsid w:val="002445A0"/>
    <w:rsid w:val="00251FB3"/>
    <w:rsid w:val="002533FD"/>
    <w:rsid w:val="0025456A"/>
    <w:rsid w:val="00257127"/>
    <w:rsid w:val="002646B0"/>
    <w:rsid w:val="00264B5E"/>
    <w:rsid w:val="00273B6E"/>
    <w:rsid w:val="002759F2"/>
    <w:rsid w:val="00276E71"/>
    <w:rsid w:val="00277D3A"/>
    <w:rsid w:val="002815FC"/>
    <w:rsid w:val="00282429"/>
    <w:rsid w:val="00284633"/>
    <w:rsid w:val="00287F2C"/>
    <w:rsid w:val="00290DD2"/>
    <w:rsid w:val="00292B41"/>
    <w:rsid w:val="00293E9D"/>
    <w:rsid w:val="002979D3"/>
    <w:rsid w:val="002A6626"/>
    <w:rsid w:val="002A701E"/>
    <w:rsid w:val="002A7853"/>
    <w:rsid w:val="002A7CD3"/>
    <w:rsid w:val="002B03FA"/>
    <w:rsid w:val="002B187A"/>
    <w:rsid w:val="002C5C75"/>
    <w:rsid w:val="002D0D8D"/>
    <w:rsid w:val="002D43B2"/>
    <w:rsid w:val="002E38BC"/>
    <w:rsid w:val="002E5208"/>
    <w:rsid w:val="002E588B"/>
    <w:rsid w:val="002E5E5F"/>
    <w:rsid w:val="002E7971"/>
    <w:rsid w:val="002F2D0A"/>
    <w:rsid w:val="002F508E"/>
    <w:rsid w:val="002F7CC8"/>
    <w:rsid w:val="003036DF"/>
    <w:rsid w:val="00306090"/>
    <w:rsid w:val="003114EC"/>
    <w:rsid w:val="003135AD"/>
    <w:rsid w:val="00313A93"/>
    <w:rsid w:val="00317215"/>
    <w:rsid w:val="00324F0D"/>
    <w:rsid w:val="00327716"/>
    <w:rsid w:val="00330769"/>
    <w:rsid w:val="0033260E"/>
    <w:rsid w:val="0033325A"/>
    <w:rsid w:val="0033490C"/>
    <w:rsid w:val="00336787"/>
    <w:rsid w:val="00336DDC"/>
    <w:rsid w:val="0034028A"/>
    <w:rsid w:val="00353412"/>
    <w:rsid w:val="0035468F"/>
    <w:rsid w:val="0035486B"/>
    <w:rsid w:val="0036361D"/>
    <w:rsid w:val="0036587E"/>
    <w:rsid w:val="00370B26"/>
    <w:rsid w:val="00372C59"/>
    <w:rsid w:val="003777D9"/>
    <w:rsid w:val="0038075A"/>
    <w:rsid w:val="00381D5B"/>
    <w:rsid w:val="00383CF5"/>
    <w:rsid w:val="0038437D"/>
    <w:rsid w:val="00385AAF"/>
    <w:rsid w:val="003861EB"/>
    <w:rsid w:val="0038732D"/>
    <w:rsid w:val="00390FEE"/>
    <w:rsid w:val="0039301A"/>
    <w:rsid w:val="0039484A"/>
    <w:rsid w:val="003A0621"/>
    <w:rsid w:val="003A0FE9"/>
    <w:rsid w:val="003A14FA"/>
    <w:rsid w:val="003A25BC"/>
    <w:rsid w:val="003A3910"/>
    <w:rsid w:val="003A5340"/>
    <w:rsid w:val="003A61FD"/>
    <w:rsid w:val="003A7C54"/>
    <w:rsid w:val="003B108C"/>
    <w:rsid w:val="003C0983"/>
    <w:rsid w:val="003C69A5"/>
    <w:rsid w:val="003C72F1"/>
    <w:rsid w:val="003D2323"/>
    <w:rsid w:val="003D667B"/>
    <w:rsid w:val="003E3003"/>
    <w:rsid w:val="003F2DFF"/>
    <w:rsid w:val="003F35BC"/>
    <w:rsid w:val="003F630C"/>
    <w:rsid w:val="00404A44"/>
    <w:rsid w:val="0041653D"/>
    <w:rsid w:val="004209A3"/>
    <w:rsid w:val="00421B37"/>
    <w:rsid w:val="0042533E"/>
    <w:rsid w:val="00426EE0"/>
    <w:rsid w:val="004539A5"/>
    <w:rsid w:val="00454DEE"/>
    <w:rsid w:val="00456B31"/>
    <w:rsid w:val="00457FBF"/>
    <w:rsid w:val="004609F7"/>
    <w:rsid w:val="00461B3C"/>
    <w:rsid w:val="004653D5"/>
    <w:rsid w:val="004714DD"/>
    <w:rsid w:val="00475FD3"/>
    <w:rsid w:val="0048082C"/>
    <w:rsid w:val="00482F9F"/>
    <w:rsid w:val="00484121"/>
    <w:rsid w:val="00485781"/>
    <w:rsid w:val="004857EE"/>
    <w:rsid w:val="00487B50"/>
    <w:rsid w:val="004931DF"/>
    <w:rsid w:val="004947BA"/>
    <w:rsid w:val="0049619B"/>
    <w:rsid w:val="00496870"/>
    <w:rsid w:val="004A287E"/>
    <w:rsid w:val="004A2DCE"/>
    <w:rsid w:val="004A503E"/>
    <w:rsid w:val="004A7BA2"/>
    <w:rsid w:val="004A7FA0"/>
    <w:rsid w:val="004B5405"/>
    <w:rsid w:val="004B5ACD"/>
    <w:rsid w:val="004B6F50"/>
    <w:rsid w:val="004C0DC0"/>
    <w:rsid w:val="004C2664"/>
    <w:rsid w:val="004C3A39"/>
    <w:rsid w:val="004C4C47"/>
    <w:rsid w:val="004C640C"/>
    <w:rsid w:val="004C6E59"/>
    <w:rsid w:val="004D240D"/>
    <w:rsid w:val="004D27F9"/>
    <w:rsid w:val="004F1E29"/>
    <w:rsid w:val="004F20A4"/>
    <w:rsid w:val="004F240E"/>
    <w:rsid w:val="004F5DC3"/>
    <w:rsid w:val="00501F44"/>
    <w:rsid w:val="005020FC"/>
    <w:rsid w:val="005026C4"/>
    <w:rsid w:val="005046D4"/>
    <w:rsid w:val="00514536"/>
    <w:rsid w:val="0051713C"/>
    <w:rsid w:val="005201AD"/>
    <w:rsid w:val="00526EF7"/>
    <w:rsid w:val="005310FB"/>
    <w:rsid w:val="00533AEF"/>
    <w:rsid w:val="00537816"/>
    <w:rsid w:val="0054100E"/>
    <w:rsid w:val="0055269C"/>
    <w:rsid w:val="00564F72"/>
    <w:rsid w:val="00567BBE"/>
    <w:rsid w:val="00570794"/>
    <w:rsid w:val="005735BC"/>
    <w:rsid w:val="005739CC"/>
    <w:rsid w:val="00581BD0"/>
    <w:rsid w:val="00597C93"/>
    <w:rsid w:val="005A082E"/>
    <w:rsid w:val="005B08BC"/>
    <w:rsid w:val="005B0F9B"/>
    <w:rsid w:val="005B2976"/>
    <w:rsid w:val="005B2B94"/>
    <w:rsid w:val="005B42D2"/>
    <w:rsid w:val="005B4377"/>
    <w:rsid w:val="005B4815"/>
    <w:rsid w:val="005B6040"/>
    <w:rsid w:val="005C10B2"/>
    <w:rsid w:val="005C3497"/>
    <w:rsid w:val="005C63E6"/>
    <w:rsid w:val="005D10DA"/>
    <w:rsid w:val="005D2E16"/>
    <w:rsid w:val="005D4D4E"/>
    <w:rsid w:val="005D79D5"/>
    <w:rsid w:val="005E3513"/>
    <w:rsid w:val="005E356A"/>
    <w:rsid w:val="005E6B83"/>
    <w:rsid w:val="005E7328"/>
    <w:rsid w:val="005E7E13"/>
    <w:rsid w:val="005F3C66"/>
    <w:rsid w:val="005F723A"/>
    <w:rsid w:val="00602717"/>
    <w:rsid w:val="00602D3C"/>
    <w:rsid w:val="0060396C"/>
    <w:rsid w:val="00610E17"/>
    <w:rsid w:val="00610F3E"/>
    <w:rsid w:val="00615589"/>
    <w:rsid w:val="00616A4C"/>
    <w:rsid w:val="00621409"/>
    <w:rsid w:val="00621659"/>
    <w:rsid w:val="00622EB2"/>
    <w:rsid w:val="00624612"/>
    <w:rsid w:val="00625122"/>
    <w:rsid w:val="00635924"/>
    <w:rsid w:val="0063624E"/>
    <w:rsid w:val="00643A93"/>
    <w:rsid w:val="00645E0E"/>
    <w:rsid w:val="006520D1"/>
    <w:rsid w:val="00653044"/>
    <w:rsid w:val="00654BFE"/>
    <w:rsid w:val="006579B3"/>
    <w:rsid w:val="00657AA1"/>
    <w:rsid w:val="00660859"/>
    <w:rsid w:val="0066114B"/>
    <w:rsid w:val="00670A6B"/>
    <w:rsid w:val="00673925"/>
    <w:rsid w:val="00673B91"/>
    <w:rsid w:val="00674D29"/>
    <w:rsid w:val="006823EF"/>
    <w:rsid w:val="006835D9"/>
    <w:rsid w:val="00684CD3"/>
    <w:rsid w:val="00687E4C"/>
    <w:rsid w:val="00695770"/>
    <w:rsid w:val="006A0530"/>
    <w:rsid w:val="006A0F00"/>
    <w:rsid w:val="006A3942"/>
    <w:rsid w:val="006A399A"/>
    <w:rsid w:val="006B2BE7"/>
    <w:rsid w:val="006B2F4D"/>
    <w:rsid w:val="006B4FEE"/>
    <w:rsid w:val="006B5C71"/>
    <w:rsid w:val="006C2561"/>
    <w:rsid w:val="006C649F"/>
    <w:rsid w:val="006D2DA4"/>
    <w:rsid w:val="006D5550"/>
    <w:rsid w:val="006E04FF"/>
    <w:rsid w:val="006E13CF"/>
    <w:rsid w:val="006E5CCF"/>
    <w:rsid w:val="006F327C"/>
    <w:rsid w:val="006F423C"/>
    <w:rsid w:val="006F482A"/>
    <w:rsid w:val="006F5079"/>
    <w:rsid w:val="006F552C"/>
    <w:rsid w:val="006F559E"/>
    <w:rsid w:val="006F7792"/>
    <w:rsid w:val="00706399"/>
    <w:rsid w:val="00707629"/>
    <w:rsid w:val="00710169"/>
    <w:rsid w:val="00710179"/>
    <w:rsid w:val="00710B0C"/>
    <w:rsid w:val="007218BC"/>
    <w:rsid w:val="007222FA"/>
    <w:rsid w:val="00723642"/>
    <w:rsid w:val="00725CCD"/>
    <w:rsid w:val="007273D4"/>
    <w:rsid w:val="00730EF0"/>
    <w:rsid w:val="007318CB"/>
    <w:rsid w:val="00741014"/>
    <w:rsid w:val="00741236"/>
    <w:rsid w:val="00743580"/>
    <w:rsid w:val="00746B35"/>
    <w:rsid w:val="007526FA"/>
    <w:rsid w:val="00754381"/>
    <w:rsid w:val="00754841"/>
    <w:rsid w:val="00756358"/>
    <w:rsid w:val="00757C1A"/>
    <w:rsid w:val="00764D69"/>
    <w:rsid w:val="007651BF"/>
    <w:rsid w:val="00770797"/>
    <w:rsid w:val="00774B81"/>
    <w:rsid w:val="007755B4"/>
    <w:rsid w:val="00777AF0"/>
    <w:rsid w:val="00782DA1"/>
    <w:rsid w:val="00787D81"/>
    <w:rsid w:val="007901E6"/>
    <w:rsid w:val="00793A75"/>
    <w:rsid w:val="00796176"/>
    <w:rsid w:val="007A088A"/>
    <w:rsid w:val="007A0A5B"/>
    <w:rsid w:val="007A1D6D"/>
    <w:rsid w:val="007A3080"/>
    <w:rsid w:val="007A6376"/>
    <w:rsid w:val="007B0058"/>
    <w:rsid w:val="007B0DC0"/>
    <w:rsid w:val="007B0FF3"/>
    <w:rsid w:val="007B202A"/>
    <w:rsid w:val="007B30C5"/>
    <w:rsid w:val="007B389E"/>
    <w:rsid w:val="007B6914"/>
    <w:rsid w:val="007C0746"/>
    <w:rsid w:val="007C5637"/>
    <w:rsid w:val="007C7A7D"/>
    <w:rsid w:val="007D4C28"/>
    <w:rsid w:val="007D50FD"/>
    <w:rsid w:val="007D6342"/>
    <w:rsid w:val="007D722F"/>
    <w:rsid w:val="007E37B2"/>
    <w:rsid w:val="007E3DB4"/>
    <w:rsid w:val="007E5673"/>
    <w:rsid w:val="007E596E"/>
    <w:rsid w:val="007F14A0"/>
    <w:rsid w:val="007F1F3E"/>
    <w:rsid w:val="007F555A"/>
    <w:rsid w:val="00805D96"/>
    <w:rsid w:val="00812FEB"/>
    <w:rsid w:val="00814682"/>
    <w:rsid w:val="00815A8A"/>
    <w:rsid w:val="00820465"/>
    <w:rsid w:val="008205E6"/>
    <w:rsid w:val="00824119"/>
    <w:rsid w:val="00824D58"/>
    <w:rsid w:val="0082700B"/>
    <w:rsid w:val="00831612"/>
    <w:rsid w:val="00831E82"/>
    <w:rsid w:val="00832E51"/>
    <w:rsid w:val="00841453"/>
    <w:rsid w:val="00850F03"/>
    <w:rsid w:val="008515B2"/>
    <w:rsid w:val="0085A5ED"/>
    <w:rsid w:val="00862EF3"/>
    <w:rsid w:val="0086579C"/>
    <w:rsid w:val="00866D2B"/>
    <w:rsid w:val="00867111"/>
    <w:rsid w:val="00871225"/>
    <w:rsid w:val="00874D74"/>
    <w:rsid w:val="00874E2A"/>
    <w:rsid w:val="00877FC9"/>
    <w:rsid w:val="0088068C"/>
    <w:rsid w:val="008809FE"/>
    <w:rsid w:val="008815C6"/>
    <w:rsid w:val="00882C12"/>
    <w:rsid w:val="00886699"/>
    <w:rsid w:val="00896D7F"/>
    <w:rsid w:val="008A3E91"/>
    <w:rsid w:val="008A65DA"/>
    <w:rsid w:val="008B0BB2"/>
    <w:rsid w:val="008B4EEA"/>
    <w:rsid w:val="008B7D39"/>
    <w:rsid w:val="008C0B10"/>
    <w:rsid w:val="008C1B9B"/>
    <w:rsid w:val="008C2672"/>
    <w:rsid w:val="008C7C66"/>
    <w:rsid w:val="008D49B5"/>
    <w:rsid w:val="008D4D48"/>
    <w:rsid w:val="008D53EF"/>
    <w:rsid w:val="008E3AF6"/>
    <w:rsid w:val="008F25CD"/>
    <w:rsid w:val="008F659C"/>
    <w:rsid w:val="008F7972"/>
    <w:rsid w:val="009015BA"/>
    <w:rsid w:val="0090473B"/>
    <w:rsid w:val="00906BA7"/>
    <w:rsid w:val="00910B51"/>
    <w:rsid w:val="009231D4"/>
    <w:rsid w:val="0093186B"/>
    <w:rsid w:val="00934033"/>
    <w:rsid w:val="00936EEB"/>
    <w:rsid w:val="00937B78"/>
    <w:rsid w:val="0094610F"/>
    <w:rsid w:val="0094688E"/>
    <w:rsid w:val="009517CB"/>
    <w:rsid w:val="0095347D"/>
    <w:rsid w:val="00954A12"/>
    <w:rsid w:val="00956006"/>
    <w:rsid w:val="00957744"/>
    <w:rsid w:val="0096552B"/>
    <w:rsid w:val="00972756"/>
    <w:rsid w:val="00972C47"/>
    <w:rsid w:val="0097429E"/>
    <w:rsid w:val="00976B1C"/>
    <w:rsid w:val="00981BAE"/>
    <w:rsid w:val="00981DD0"/>
    <w:rsid w:val="00983192"/>
    <w:rsid w:val="00984AB8"/>
    <w:rsid w:val="00985824"/>
    <w:rsid w:val="00987FED"/>
    <w:rsid w:val="00990F6A"/>
    <w:rsid w:val="009953CF"/>
    <w:rsid w:val="00996EB6"/>
    <w:rsid w:val="00997B3F"/>
    <w:rsid w:val="009A41E1"/>
    <w:rsid w:val="009A4465"/>
    <w:rsid w:val="009A7EDE"/>
    <w:rsid w:val="009B2CEC"/>
    <w:rsid w:val="009B2FC4"/>
    <w:rsid w:val="009B5A39"/>
    <w:rsid w:val="009B60D3"/>
    <w:rsid w:val="009C33A3"/>
    <w:rsid w:val="009C394F"/>
    <w:rsid w:val="009C42C6"/>
    <w:rsid w:val="009C5845"/>
    <w:rsid w:val="009C7F5C"/>
    <w:rsid w:val="009D174F"/>
    <w:rsid w:val="009D1FE2"/>
    <w:rsid w:val="009D3D9A"/>
    <w:rsid w:val="009D7418"/>
    <w:rsid w:val="009E0BF7"/>
    <w:rsid w:val="009E0F88"/>
    <w:rsid w:val="009E6C57"/>
    <w:rsid w:val="009E7C6F"/>
    <w:rsid w:val="009F1828"/>
    <w:rsid w:val="009F19CB"/>
    <w:rsid w:val="00A005D4"/>
    <w:rsid w:val="00A01016"/>
    <w:rsid w:val="00A050D2"/>
    <w:rsid w:val="00A1124E"/>
    <w:rsid w:val="00A11C2D"/>
    <w:rsid w:val="00A15758"/>
    <w:rsid w:val="00A15889"/>
    <w:rsid w:val="00A16E9F"/>
    <w:rsid w:val="00A17AF0"/>
    <w:rsid w:val="00A26579"/>
    <w:rsid w:val="00A30B47"/>
    <w:rsid w:val="00A445B7"/>
    <w:rsid w:val="00A47004"/>
    <w:rsid w:val="00A505F7"/>
    <w:rsid w:val="00A50838"/>
    <w:rsid w:val="00A50DC3"/>
    <w:rsid w:val="00A52192"/>
    <w:rsid w:val="00A54FEE"/>
    <w:rsid w:val="00A57A58"/>
    <w:rsid w:val="00A60E4B"/>
    <w:rsid w:val="00A610D2"/>
    <w:rsid w:val="00A6420E"/>
    <w:rsid w:val="00A67AFA"/>
    <w:rsid w:val="00A67CD3"/>
    <w:rsid w:val="00A7106A"/>
    <w:rsid w:val="00A7195F"/>
    <w:rsid w:val="00A722A6"/>
    <w:rsid w:val="00A74AC1"/>
    <w:rsid w:val="00A769E7"/>
    <w:rsid w:val="00A83C65"/>
    <w:rsid w:val="00A90AC0"/>
    <w:rsid w:val="00A93261"/>
    <w:rsid w:val="00A95FB7"/>
    <w:rsid w:val="00AA0809"/>
    <w:rsid w:val="00AA4E4B"/>
    <w:rsid w:val="00AC375E"/>
    <w:rsid w:val="00AC6028"/>
    <w:rsid w:val="00AD0262"/>
    <w:rsid w:val="00AD0495"/>
    <w:rsid w:val="00AD73D4"/>
    <w:rsid w:val="00AD7811"/>
    <w:rsid w:val="00AE19A9"/>
    <w:rsid w:val="00AE239C"/>
    <w:rsid w:val="00AE7354"/>
    <w:rsid w:val="00AE73F8"/>
    <w:rsid w:val="00AF1E20"/>
    <w:rsid w:val="00B052C5"/>
    <w:rsid w:val="00B055F6"/>
    <w:rsid w:val="00B123B9"/>
    <w:rsid w:val="00B153D9"/>
    <w:rsid w:val="00B15E55"/>
    <w:rsid w:val="00B1704F"/>
    <w:rsid w:val="00B17D45"/>
    <w:rsid w:val="00B20EBB"/>
    <w:rsid w:val="00B234C9"/>
    <w:rsid w:val="00B24329"/>
    <w:rsid w:val="00B249BF"/>
    <w:rsid w:val="00B348C2"/>
    <w:rsid w:val="00B34CEC"/>
    <w:rsid w:val="00B40235"/>
    <w:rsid w:val="00B41C6E"/>
    <w:rsid w:val="00B41D5A"/>
    <w:rsid w:val="00B43854"/>
    <w:rsid w:val="00B442EF"/>
    <w:rsid w:val="00B47447"/>
    <w:rsid w:val="00B51EDC"/>
    <w:rsid w:val="00B56FBB"/>
    <w:rsid w:val="00B61D02"/>
    <w:rsid w:val="00B623A2"/>
    <w:rsid w:val="00B62C7C"/>
    <w:rsid w:val="00B6340C"/>
    <w:rsid w:val="00B655F4"/>
    <w:rsid w:val="00B7118D"/>
    <w:rsid w:val="00B73E92"/>
    <w:rsid w:val="00B75B97"/>
    <w:rsid w:val="00B76792"/>
    <w:rsid w:val="00B8254E"/>
    <w:rsid w:val="00B85726"/>
    <w:rsid w:val="00B864EA"/>
    <w:rsid w:val="00B92ACB"/>
    <w:rsid w:val="00B951E8"/>
    <w:rsid w:val="00B96B90"/>
    <w:rsid w:val="00BA0AD7"/>
    <w:rsid w:val="00BA0D60"/>
    <w:rsid w:val="00BA11EE"/>
    <w:rsid w:val="00BA1534"/>
    <w:rsid w:val="00BA4AEE"/>
    <w:rsid w:val="00BA5AFD"/>
    <w:rsid w:val="00BA673D"/>
    <w:rsid w:val="00BA7CC3"/>
    <w:rsid w:val="00BB0C30"/>
    <w:rsid w:val="00BB3FB8"/>
    <w:rsid w:val="00BB75CA"/>
    <w:rsid w:val="00BC0125"/>
    <w:rsid w:val="00BC12AE"/>
    <w:rsid w:val="00BC29FE"/>
    <w:rsid w:val="00BC69D1"/>
    <w:rsid w:val="00BD3C27"/>
    <w:rsid w:val="00BD7836"/>
    <w:rsid w:val="00BE2D89"/>
    <w:rsid w:val="00BE3F26"/>
    <w:rsid w:val="00BE4106"/>
    <w:rsid w:val="00BF7FD7"/>
    <w:rsid w:val="00C05712"/>
    <w:rsid w:val="00C060CF"/>
    <w:rsid w:val="00C07359"/>
    <w:rsid w:val="00C100CC"/>
    <w:rsid w:val="00C100D8"/>
    <w:rsid w:val="00C12CD4"/>
    <w:rsid w:val="00C14D09"/>
    <w:rsid w:val="00C16747"/>
    <w:rsid w:val="00C24250"/>
    <w:rsid w:val="00C252B6"/>
    <w:rsid w:val="00C312F0"/>
    <w:rsid w:val="00C32F1E"/>
    <w:rsid w:val="00C34806"/>
    <w:rsid w:val="00C37ECE"/>
    <w:rsid w:val="00C40B03"/>
    <w:rsid w:val="00C410A2"/>
    <w:rsid w:val="00C45D12"/>
    <w:rsid w:val="00C4706C"/>
    <w:rsid w:val="00C4719C"/>
    <w:rsid w:val="00C47C25"/>
    <w:rsid w:val="00C50599"/>
    <w:rsid w:val="00C602C8"/>
    <w:rsid w:val="00C65462"/>
    <w:rsid w:val="00C65B70"/>
    <w:rsid w:val="00C65C3C"/>
    <w:rsid w:val="00C703C2"/>
    <w:rsid w:val="00C72CF8"/>
    <w:rsid w:val="00C741BA"/>
    <w:rsid w:val="00C74A35"/>
    <w:rsid w:val="00C750BB"/>
    <w:rsid w:val="00C76F89"/>
    <w:rsid w:val="00C81B67"/>
    <w:rsid w:val="00C832C3"/>
    <w:rsid w:val="00C83BC3"/>
    <w:rsid w:val="00C85A4B"/>
    <w:rsid w:val="00C90797"/>
    <w:rsid w:val="00C94A18"/>
    <w:rsid w:val="00C95857"/>
    <w:rsid w:val="00C96720"/>
    <w:rsid w:val="00C97787"/>
    <w:rsid w:val="00CB026D"/>
    <w:rsid w:val="00CB0C3D"/>
    <w:rsid w:val="00CB67F3"/>
    <w:rsid w:val="00CB77E4"/>
    <w:rsid w:val="00CC404F"/>
    <w:rsid w:val="00CC563D"/>
    <w:rsid w:val="00CC58DD"/>
    <w:rsid w:val="00CC680C"/>
    <w:rsid w:val="00CC7B7D"/>
    <w:rsid w:val="00CD2237"/>
    <w:rsid w:val="00CE106B"/>
    <w:rsid w:val="00CE1906"/>
    <w:rsid w:val="00CE5C39"/>
    <w:rsid w:val="00CE7FC4"/>
    <w:rsid w:val="00CF440F"/>
    <w:rsid w:val="00D10284"/>
    <w:rsid w:val="00D13DDC"/>
    <w:rsid w:val="00D20AF3"/>
    <w:rsid w:val="00D267AD"/>
    <w:rsid w:val="00D34CDF"/>
    <w:rsid w:val="00D35B1B"/>
    <w:rsid w:val="00D457E3"/>
    <w:rsid w:val="00D45EE2"/>
    <w:rsid w:val="00D55742"/>
    <w:rsid w:val="00D605FA"/>
    <w:rsid w:val="00D6239D"/>
    <w:rsid w:val="00D6276B"/>
    <w:rsid w:val="00D64384"/>
    <w:rsid w:val="00D662E6"/>
    <w:rsid w:val="00D7276B"/>
    <w:rsid w:val="00D744ED"/>
    <w:rsid w:val="00D74AD0"/>
    <w:rsid w:val="00D75E94"/>
    <w:rsid w:val="00D83A30"/>
    <w:rsid w:val="00D86817"/>
    <w:rsid w:val="00D87E55"/>
    <w:rsid w:val="00D91DB7"/>
    <w:rsid w:val="00D93D1E"/>
    <w:rsid w:val="00D9401B"/>
    <w:rsid w:val="00DA5E7B"/>
    <w:rsid w:val="00DB0824"/>
    <w:rsid w:val="00DB512D"/>
    <w:rsid w:val="00DB599D"/>
    <w:rsid w:val="00DB65EA"/>
    <w:rsid w:val="00DB6692"/>
    <w:rsid w:val="00DC0424"/>
    <w:rsid w:val="00DC249D"/>
    <w:rsid w:val="00DC3C7F"/>
    <w:rsid w:val="00DC4396"/>
    <w:rsid w:val="00DD10D7"/>
    <w:rsid w:val="00DD35DC"/>
    <w:rsid w:val="00DD3947"/>
    <w:rsid w:val="00DD4208"/>
    <w:rsid w:val="00DD61AE"/>
    <w:rsid w:val="00DE3614"/>
    <w:rsid w:val="00DF22E2"/>
    <w:rsid w:val="00DF4B99"/>
    <w:rsid w:val="00E01C67"/>
    <w:rsid w:val="00E13158"/>
    <w:rsid w:val="00E1342A"/>
    <w:rsid w:val="00E17936"/>
    <w:rsid w:val="00E26858"/>
    <w:rsid w:val="00E3232A"/>
    <w:rsid w:val="00E32D41"/>
    <w:rsid w:val="00E3306F"/>
    <w:rsid w:val="00E34745"/>
    <w:rsid w:val="00E35BDB"/>
    <w:rsid w:val="00E35C92"/>
    <w:rsid w:val="00E47339"/>
    <w:rsid w:val="00E503EA"/>
    <w:rsid w:val="00E51D6B"/>
    <w:rsid w:val="00E521BD"/>
    <w:rsid w:val="00E54009"/>
    <w:rsid w:val="00E54787"/>
    <w:rsid w:val="00E553FE"/>
    <w:rsid w:val="00E55A66"/>
    <w:rsid w:val="00E563DD"/>
    <w:rsid w:val="00E579E3"/>
    <w:rsid w:val="00E6421C"/>
    <w:rsid w:val="00E7619E"/>
    <w:rsid w:val="00E772BB"/>
    <w:rsid w:val="00E77D9A"/>
    <w:rsid w:val="00E77E89"/>
    <w:rsid w:val="00E80B05"/>
    <w:rsid w:val="00E820BC"/>
    <w:rsid w:val="00E86010"/>
    <w:rsid w:val="00E93948"/>
    <w:rsid w:val="00EA0851"/>
    <w:rsid w:val="00EA15A7"/>
    <w:rsid w:val="00EA5CA1"/>
    <w:rsid w:val="00EB2F79"/>
    <w:rsid w:val="00EB30A9"/>
    <w:rsid w:val="00EB6459"/>
    <w:rsid w:val="00EB67F8"/>
    <w:rsid w:val="00EB6D18"/>
    <w:rsid w:val="00EC2BBD"/>
    <w:rsid w:val="00EC68B3"/>
    <w:rsid w:val="00ED058D"/>
    <w:rsid w:val="00ED41E0"/>
    <w:rsid w:val="00EE6DB0"/>
    <w:rsid w:val="00EF145D"/>
    <w:rsid w:val="00EF6294"/>
    <w:rsid w:val="00EF62BE"/>
    <w:rsid w:val="00EF6AE7"/>
    <w:rsid w:val="00EF770E"/>
    <w:rsid w:val="00EF7B3B"/>
    <w:rsid w:val="00F00A73"/>
    <w:rsid w:val="00F13B6D"/>
    <w:rsid w:val="00F14700"/>
    <w:rsid w:val="00F16881"/>
    <w:rsid w:val="00F20B4E"/>
    <w:rsid w:val="00F3656E"/>
    <w:rsid w:val="00F36E72"/>
    <w:rsid w:val="00F47A6D"/>
    <w:rsid w:val="00F47AB0"/>
    <w:rsid w:val="00F50252"/>
    <w:rsid w:val="00F50781"/>
    <w:rsid w:val="00F55847"/>
    <w:rsid w:val="00F57BBB"/>
    <w:rsid w:val="00F6094C"/>
    <w:rsid w:val="00F60A4F"/>
    <w:rsid w:val="00F61295"/>
    <w:rsid w:val="00F652D4"/>
    <w:rsid w:val="00F708AA"/>
    <w:rsid w:val="00F72948"/>
    <w:rsid w:val="00F74C84"/>
    <w:rsid w:val="00F75679"/>
    <w:rsid w:val="00F813CB"/>
    <w:rsid w:val="00F86493"/>
    <w:rsid w:val="00F87883"/>
    <w:rsid w:val="00F90338"/>
    <w:rsid w:val="00FA1A45"/>
    <w:rsid w:val="00FA432E"/>
    <w:rsid w:val="00FB3732"/>
    <w:rsid w:val="00FB6AF8"/>
    <w:rsid w:val="00FC4D7D"/>
    <w:rsid w:val="00FC6E24"/>
    <w:rsid w:val="00FD2E91"/>
    <w:rsid w:val="00FD498B"/>
    <w:rsid w:val="00FD4B2E"/>
    <w:rsid w:val="00FD7994"/>
    <w:rsid w:val="00FE100D"/>
    <w:rsid w:val="00FE1EA4"/>
    <w:rsid w:val="00FE3B2C"/>
    <w:rsid w:val="00FE4D40"/>
    <w:rsid w:val="00FE525B"/>
    <w:rsid w:val="00FE6C49"/>
    <w:rsid w:val="00FF235D"/>
    <w:rsid w:val="00FF7890"/>
    <w:rsid w:val="011D3726"/>
    <w:rsid w:val="01713EEC"/>
    <w:rsid w:val="018E6751"/>
    <w:rsid w:val="019C6613"/>
    <w:rsid w:val="01E8B79F"/>
    <w:rsid w:val="02103B77"/>
    <w:rsid w:val="02902906"/>
    <w:rsid w:val="03383674"/>
    <w:rsid w:val="034AE0D9"/>
    <w:rsid w:val="034D560F"/>
    <w:rsid w:val="034E0313"/>
    <w:rsid w:val="0389F36A"/>
    <w:rsid w:val="03E7A9E3"/>
    <w:rsid w:val="0415C109"/>
    <w:rsid w:val="044498D4"/>
    <w:rsid w:val="047E7C7A"/>
    <w:rsid w:val="0495D1B7"/>
    <w:rsid w:val="05F8F94A"/>
    <w:rsid w:val="060F4F90"/>
    <w:rsid w:val="0633B1A6"/>
    <w:rsid w:val="06AA51E4"/>
    <w:rsid w:val="078FD0C3"/>
    <w:rsid w:val="07F4FDB5"/>
    <w:rsid w:val="08648F31"/>
    <w:rsid w:val="086AF6BD"/>
    <w:rsid w:val="08EE2FB3"/>
    <w:rsid w:val="0936113B"/>
    <w:rsid w:val="0951ED9D"/>
    <w:rsid w:val="09A36F36"/>
    <w:rsid w:val="09A777F8"/>
    <w:rsid w:val="09CAEFFF"/>
    <w:rsid w:val="0A132368"/>
    <w:rsid w:val="0A1B4D5C"/>
    <w:rsid w:val="0A93CC32"/>
    <w:rsid w:val="0AA32871"/>
    <w:rsid w:val="0B0F68F3"/>
    <w:rsid w:val="0B66C060"/>
    <w:rsid w:val="0B7DC307"/>
    <w:rsid w:val="0B8CDC97"/>
    <w:rsid w:val="0B8EFDDE"/>
    <w:rsid w:val="0BA5189D"/>
    <w:rsid w:val="0BEACE42"/>
    <w:rsid w:val="0BEE493B"/>
    <w:rsid w:val="0C603509"/>
    <w:rsid w:val="0C7D5C16"/>
    <w:rsid w:val="0CF17274"/>
    <w:rsid w:val="0D7537D2"/>
    <w:rsid w:val="0D7D5152"/>
    <w:rsid w:val="0E3EC38B"/>
    <w:rsid w:val="0E7AE91B"/>
    <w:rsid w:val="0E9E6122"/>
    <w:rsid w:val="0EE94C5E"/>
    <w:rsid w:val="0F97BC15"/>
    <w:rsid w:val="0FC12F21"/>
    <w:rsid w:val="0FDA93EC"/>
    <w:rsid w:val="1006DC67"/>
    <w:rsid w:val="101EA702"/>
    <w:rsid w:val="10286AA2"/>
    <w:rsid w:val="103A3183"/>
    <w:rsid w:val="10944C6B"/>
    <w:rsid w:val="109BC9B7"/>
    <w:rsid w:val="10C600F1"/>
    <w:rsid w:val="11CA498E"/>
    <w:rsid w:val="11FF9892"/>
    <w:rsid w:val="1200C82D"/>
    <w:rsid w:val="12848906"/>
    <w:rsid w:val="12DEA03F"/>
    <w:rsid w:val="12E31F0A"/>
    <w:rsid w:val="12F17E46"/>
    <w:rsid w:val="12F8CFE3"/>
    <w:rsid w:val="13283424"/>
    <w:rsid w:val="1362D261"/>
    <w:rsid w:val="136EC655"/>
    <w:rsid w:val="13E400A2"/>
    <w:rsid w:val="13E47956"/>
    <w:rsid w:val="13F6F5A7"/>
    <w:rsid w:val="1494A044"/>
    <w:rsid w:val="14A5DB1B"/>
    <w:rsid w:val="14A5DFEB"/>
    <w:rsid w:val="14B5F295"/>
    <w:rsid w:val="150046B9"/>
    <w:rsid w:val="16060D71"/>
    <w:rsid w:val="163AB9A5"/>
    <w:rsid w:val="164EFC2C"/>
    <w:rsid w:val="17038DEF"/>
    <w:rsid w:val="17069539"/>
    <w:rsid w:val="171C1A18"/>
    <w:rsid w:val="176A0A43"/>
    <w:rsid w:val="17766235"/>
    <w:rsid w:val="17779AD1"/>
    <w:rsid w:val="17A0FB2C"/>
    <w:rsid w:val="17CC4106"/>
    <w:rsid w:val="17E20A18"/>
    <w:rsid w:val="18187E10"/>
    <w:rsid w:val="187953C7"/>
    <w:rsid w:val="187F5145"/>
    <w:rsid w:val="19DEEE13"/>
    <w:rsid w:val="1A4A9983"/>
    <w:rsid w:val="1A53BADA"/>
    <w:rsid w:val="1AA023DE"/>
    <w:rsid w:val="1C7EF7F4"/>
    <w:rsid w:val="1CC1047A"/>
    <w:rsid w:val="1CE66D53"/>
    <w:rsid w:val="1CF9CE4C"/>
    <w:rsid w:val="1D89BAB0"/>
    <w:rsid w:val="1DE5A3B9"/>
    <w:rsid w:val="1DF0640D"/>
    <w:rsid w:val="1E1E156A"/>
    <w:rsid w:val="1E503DD2"/>
    <w:rsid w:val="1E6B8C26"/>
    <w:rsid w:val="1E77C6EC"/>
    <w:rsid w:val="1F20C162"/>
    <w:rsid w:val="1F2F1983"/>
    <w:rsid w:val="2009E013"/>
    <w:rsid w:val="204D9909"/>
    <w:rsid w:val="20561D1D"/>
    <w:rsid w:val="207F21ED"/>
    <w:rsid w:val="20C2FC5E"/>
    <w:rsid w:val="210F6562"/>
    <w:rsid w:val="217B4D40"/>
    <w:rsid w:val="21E1FCFF"/>
    <w:rsid w:val="22070DB0"/>
    <w:rsid w:val="223C830B"/>
    <w:rsid w:val="224E2E1C"/>
    <w:rsid w:val="2252820F"/>
    <w:rsid w:val="226EFA4B"/>
    <w:rsid w:val="23E9FE7D"/>
    <w:rsid w:val="2417A569"/>
    <w:rsid w:val="2452D905"/>
    <w:rsid w:val="24AF299C"/>
    <w:rsid w:val="24BC8C9C"/>
    <w:rsid w:val="24D45C89"/>
    <w:rsid w:val="259E5B07"/>
    <w:rsid w:val="25EEA966"/>
    <w:rsid w:val="25FE6106"/>
    <w:rsid w:val="268AE3F3"/>
    <w:rsid w:val="271E46D2"/>
    <w:rsid w:val="273A2B68"/>
    <w:rsid w:val="275CA153"/>
    <w:rsid w:val="27C76522"/>
    <w:rsid w:val="27D35916"/>
    <w:rsid w:val="28489363"/>
    <w:rsid w:val="289B8260"/>
    <w:rsid w:val="28CE6051"/>
    <w:rsid w:val="29871DC7"/>
    <w:rsid w:val="29C9BE3D"/>
    <w:rsid w:val="29D6EBF9"/>
    <w:rsid w:val="2A26D9A7"/>
    <w:rsid w:val="2A919B22"/>
    <w:rsid w:val="2B222F86"/>
    <w:rsid w:val="2B75F42E"/>
    <w:rsid w:val="2B99FDF8"/>
    <w:rsid w:val="2BFC8DAE"/>
    <w:rsid w:val="2C23DB37"/>
    <w:rsid w:val="2CC1DC2F"/>
    <w:rsid w:val="2CCF3ABE"/>
    <w:rsid w:val="2CD2B242"/>
    <w:rsid w:val="2CDBCC2B"/>
    <w:rsid w:val="2CF58A95"/>
    <w:rsid w:val="2D47C37B"/>
    <w:rsid w:val="2D90E0C3"/>
    <w:rsid w:val="2DEDE86A"/>
    <w:rsid w:val="2E1B10D7"/>
    <w:rsid w:val="2E621672"/>
    <w:rsid w:val="2E6C6D41"/>
    <w:rsid w:val="2EA0F0AD"/>
    <w:rsid w:val="2EF7B8DC"/>
    <w:rsid w:val="2F787DF4"/>
    <w:rsid w:val="2FA2E128"/>
    <w:rsid w:val="2FB86251"/>
    <w:rsid w:val="2FF12AA7"/>
    <w:rsid w:val="300A5304"/>
    <w:rsid w:val="306C40E7"/>
    <w:rsid w:val="306CF6A8"/>
    <w:rsid w:val="30961B2B"/>
    <w:rsid w:val="30C55221"/>
    <w:rsid w:val="30CFFED1"/>
    <w:rsid w:val="316E2A8E"/>
    <w:rsid w:val="31A62365"/>
    <w:rsid w:val="323319D4"/>
    <w:rsid w:val="327CDE0F"/>
    <w:rsid w:val="328533FD"/>
    <w:rsid w:val="32DA81EA"/>
    <w:rsid w:val="32EE81FA"/>
    <w:rsid w:val="33A0D4F9"/>
    <w:rsid w:val="33CA4063"/>
    <w:rsid w:val="33CE814B"/>
    <w:rsid w:val="33EA51DC"/>
    <w:rsid w:val="3418AE70"/>
    <w:rsid w:val="342CFD58"/>
    <w:rsid w:val="3447E618"/>
    <w:rsid w:val="344D763E"/>
    <w:rsid w:val="3459CE30"/>
    <w:rsid w:val="34604AE4"/>
    <w:rsid w:val="34F3E53A"/>
    <w:rsid w:val="3537C484"/>
    <w:rsid w:val="35B53DB6"/>
    <w:rsid w:val="35E9469F"/>
    <w:rsid w:val="35F8FA4F"/>
    <w:rsid w:val="362F17D6"/>
    <w:rsid w:val="365DC279"/>
    <w:rsid w:val="3759DEEB"/>
    <w:rsid w:val="3861E39C"/>
    <w:rsid w:val="388804B3"/>
    <w:rsid w:val="392C924F"/>
    <w:rsid w:val="3969F5C7"/>
    <w:rsid w:val="39746310"/>
    <w:rsid w:val="398B4818"/>
    <w:rsid w:val="39B5AB4C"/>
    <w:rsid w:val="3A5121CA"/>
    <w:rsid w:val="3A6B7254"/>
    <w:rsid w:val="3AA92978"/>
    <w:rsid w:val="3AD3D008"/>
    <w:rsid w:val="3B3D8D75"/>
    <w:rsid w:val="3B517BAD"/>
    <w:rsid w:val="3B9A4C3A"/>
    <w:rsid w:val="3BAF9349"/>
    <w:rsid w:val="3BC77708"/>
    <w:rsid w:val="3D479412"/>
    <w:rsid w:val="3E53BB0E"/>
    <w:rsid w:val="3E812EE9"/>
    <w:rsid w:val="3EF52A30"/>
    <w:rsid w:val="3EF71BA8"/>
    <w:rsid w:val="3F3129DD"/>
    <w:rsid w:val="3F4A523A"/>
    <w:rsid w:val="3F6A647D"/>
    <w:rsid w:val="3FB0E9DA"/>
    <w:rsid w:val="3FC755BE"/>
    <w:rsid w:val="3FD9EBE2"/>
    <w:rsid w:val="400BC473"/>
    <w:rsid w:val="403C6015"/>
    <w:rsid w:val="40987F70"/>
    <w:rsid w:val="40CCFA3E"/>
    <w:rsid w:val="410944F1"/>
    <w:rsid w:val="41266EF0"/>
    <w:rsid w:val="4143D6EA"/>
    <w:rsid w:val="41ADD9BF"/>
    <w:rsid w:val="41B7C884"/>
    <w:rsid w:val="41B93FE5"/>
    <w:rsid w:val="425FB7BF"/>
    <w:rsid w:val="429B57C7"/>
    <w:rsid w:val="42D77D57"/>
    <w:rsid w:val="42FB6F83"/>
    <w:rsid w:val="43019574"/>
    <w:rsid w:val="431FB612"/>
    <w:rsid w:val="43436535"/>
    <w:rsid w:val="436E38A3"/>
    <w:rsid w:val="43A0DD16"/>
    <w:rsid w:val="43DC6D46"/>
    <w:rsid w:val="44505085"/>
    <w:rsid w:val="44C094FC"/>
    <w:rsid w:val="450998CA"/>
    <w:rsid w:val="4513D783"/>
    <w:rsid w:val="4576950D"/>
    <w:rsid w:val="4641AB41"/>
    <w:rsid w:val="46D87DD8"/>
    <w:rsid w:val="46F58B90"/>
    <w:rsid w:val="4708D332"/>
    <w:rsid w:val="4755641F"/>
    <w:rsid w:val="47B3186E"/>
    <w:rsid w:val="47C6DC10"/>
    <w:rsid w:val="47D84C31"/>
    <w:rsid w:val="4871EEA8"/>
    <w:rsid w:val="489B55AF"/>
    <w:rsid w:val="48A61D4A"/>
    <w:rsid w:val="498F18A2"/>
    <w:rsid w:val="49C26D01"/>
    <w:rsid w:val="49C451CA"/>
    <w:rsid w:val="4A3A5D85"/>
    <w:rsid w:val="4A433AF1"/>
    <w:rsid w:val="4A587D1B"/>
    <w:rsid w:val="4A85175B"/>
    <w:rsid w:val="4AC95A6F"/>
    <w:rsid w:val="4B60222B"/>
    <w:rsid w:val="4B894C5C"/>
    <w:rsid w:val="4BA1212E"/>
    <w:rsid w:val="4BE54EEC"/>
    <w:rsid w:val="4C0858F7"/>
    <w:rsid w:val="4C868991"/>
    <w:rsid w:val="4C9FB1EE"/>
    <w:rsid w:val="4CEFA330"/>
    <w:rsid w:val="4CFB8252"/>
    <w:rsid w:val="4DC4A5A3"/>
    <w:rsid w:val="4DED51B7"/>
    <w:rsid w:val="4F11A533"/>
    <w:rsid w:val="4F658258"/>
    <w:rsid w:val="4F8AE9AC"/>
    <w:rsid w:val="4F9E2D02"/>
    <w:rsid w:val="50012CF4"/>
    <w:rsid w:val="5077CEF5"/>
    <w:rsid w:val="50908964"/>
    <w:rsid w:val="50B1ED46"/>
    <w:rsid w:val="511A840F"/>
    <w:rsid w:val="51B121AE"/>
    <w:rsid w:val="521CB7A6"/>
    <w:rsid w:val="535AB360"/>
    <w:rsid w:val="53E643FC"/>
    <w:rsid w:val="53EE3182"/>
    <w:rsid w:val="5448D5F0"/>
    <w:rsid w:val="547E106D"/>
    <w:rsid w:val="54FF132A"/>
    <w:rsid w:val="5518F8F8"/>
    <w:rsid w:val="55555F1F"/>
    <w:rsid w:val="556BF99E"/>
    <w:rsid w:val="560244B0"/>
    <w:rsid w:val="5684F778"/>
    <w:rsid w:val="5685EB96"/>
    <w:rsid w:val="5686642D"/>
    <w:rsid w:val="5686EF49"/>
    <w:rsid w:val="570B216B"/>
    <w:rsid w:val="5725D244"/>
    <w:rsid w:val="57359578"/>
    <w:rsid w:val="574E14E0"/>
    <w:rsid w:val="5762004F"/>
    <w:rsid w:val="577BF807"/>
    <w:rsid w:val="57F7D968"/>
    <w:rsid w:val="5840ECCC"/>
    <w:rsid w:val="585F874A"/>
    <w:rsid w:val="58DF74D9"/>
    <w:rsid w:val="5906A942"/>
    <w:rsid w:val="591C4713"/>
    <w:rsid w:val="59786A44"/>
    <w:rsid w:val="598EE6DD"/>
    <w:rsid w:val="59BC3393"/>
    <w:rsid w:val="59F6E1A9"/>
    <w:rsid w:val="5A159104"/>
    <w:rsid w:val="5A2E2FEA"/>
    <w:rsid w:val="5A638C5B"/>
    <w:rsid w:val="5A8A004E"/>
    <w:rsid w:val="5AAB529F"/>
    <w:rsid w:val="5AB81774"/>
    <w:rsid w:val="5B6A2950"/>
    <w:rsid w:val="5C26D870"/>
    <w:rsid w:val="5CA91BEA"/>
    <w:rsid w:val="5D006B45"/>
    <w:rsid w:val="5D73AFC5"/>
    <w:rsid w:val="5DC1A110"/>
    <w:rsid w:val="5DDAC96D"/>
    <w:rsid w:val="5DE2AA94"/>
    <w:rsid w:val="5E239B90"/>
    <w:rsid w:val="5E406B42"/>
    <w:rsid w:val="5E46A59B"/>
    <w:rsid w:val="5E6F84D7"/>
    <w:rsid w:val="5E9FF78C"/>
    <w:rsid w:val="5EB1D9F4"/>
    <w:rsid w:val="5ECEC8CE"/>
    <w:rsid w:val="5EF9B387"/>
    <w:rsid w:val="5F400451"/>
    <w:rsid w:val="5F74AC28"/>
    <w:rsid w:val="5FED767A"/>
    <w:rsid w:val="6019B452"/>
    <w:rsid w:val="60521380"/>
    <w:rsid w:val="60641F98"/>
    <w:rsid w:val="6328FC97"/>
    <w:rsid w:val="633B31FB"/>
    <w:rsid w:val="63779A4F"/>
    <w:rsid w:val="6404554C"/>
    <w:rsid w:val="6406BB79"/>
    <w:rsid w:val="6408A6C9"/>
    <w:rsid w:val="644A0AF1"/>
    <w:rsid w:val="645234E5"/>
    <w:rsid w:val="64AFED0B"/>
    <w:rsid w:val="6586FD50"/>
    <w:rsid w:val="65A025AD"/>
    <w:rsid w:val="65A693B4"/>
    <w:rsid w:val="65CBC694"/>
    <w:rsid w:val="65D08AD2"/>
    <w:rsid w:val="65E5DB52"/>
    <w:rsid w:val="65F7C2D1"/>
    <w:rsid w:val="662C6D91"/>
    <w:rsid w:val="664B7D27"/>
    <w:rsid w:val="6672D2BD"/>
    <w:rsid w:val="66DE268F"/>
    <w:rsid w:val="66E64836"/>
    <w:rsid w:val="67B66099"/>
    <w:rsid w:val="6809C336"/>
    <w:rsid w:val="680CA578"/>
    <w:rsid w:val="681127CC"/>
    <w:rsid w:val="68FCD2AA"/>
    <w:rsid w:val="690E43CF"/>
    <w:rsid w:val="69481BB6"/>
    <w:rsid w:val="6B1EEE4A"/>
    <w:rsid w:val="6B4643E0"/>
    <w:rsid w:val="6BA45729"/>
    <w:rsid w:val="6BC4E2A2"/>
    <w:rsid w:val="6C017F66"/>
    <w:rsid w:val="6C58D0C8"/>
    <w:rsid w:val="6C6E55A7"/>
    <w:rsid w:val="6CACD2CB"/>
    <w:rsid w:val="6CE498EF"/>
    <w:rsid w:val="6CF5C840"/>
    <w:rsid w:val="6D40278A"/>
    <w:rsid w:val="6D54A611"/>
    <w:rsid w:val="6DA12F5D"/>
    <w:rsid w:val="6DF4A129"/>
    <w:rsid w:val="6E48ECAF"/>
    <w:rsid w:val="6E568F0C"/>
    <w:rsid w:val="6E8BE749"/>
    <w:rsid w:val="6EECDA1E"/>
    <w:rsid w:val="6F50424E"/>
    <w:rsid w:val="6F70E738"/>
    <w:rsid w:val="706F8222"/>
    <w:rsid w:val="714262FE"/>
    <w:rsid w:val="7156E18D"/>
    <w:rsid w:val="7167B05B"/>
    <w:rsid w:val="71B80A12"/>
    <w:rsid w:val="720677EB"/>
    <w:rsid w:val="7206A806"/>
    <w:rsid w:val="733B3B06"/>
    <w:rsid w:val="73470DE7"/>
    <w:rsid w:val="7349683F"/>
    <w:rsid w:val="737B291D"/>
    <w:rsid w:val="74575862"/>
    <w:rsid w:val="747C2B02"/>
    <w:rsid w:val="747C84A5"/>
    <w:rsid w:val="747D4360"/>
    <w:rsid w:val="74F27DAD"/>
    <w:rsid w:val="74F513AC"/>
    <w:rsid w:val="74FA4524"/>
    <w:rsid w:val="753AC951"/>
    <w:rsid w:val="753DBE26"/>
    <w:rsid w:val="75F50796"/>
    <w:rsid w:val="75FFB30E"/>
    <w:rsid w:val="76042910"/>
    <w:rsid w:val="7659B36B"/>
    <w:rsid w:val="767EAEA9"/>
    <w:rsid w:val="7690E40D"/>
    <w:rsid w:val="77197238"/>
    <w:rsid w:val="774D765E"/>
    <w:rsid w:val="779B836F"/>
    <w:rsid w:val="77A4AE6F"/>
    <w:rsid w:val="77AFBC06"/>
    <w:rsid w:val="77D10E56"/>
    <w:rsid w:val="785941B6"/>
    <w:rsid w:val="787FD469"/>
    <w:rsid w:val="7882818D"/>
    <w:rsid w:val="799941B3"/>
    <w:rsid w:val="79F51217"/>
    <w:rsid w:val="7A1E51EE"/>
    <w:rsid w:val="7A66D800"/>
    <w:rsid w:val="7B351214"/>
    <w:rsid w:val="7BADBEC7"/>
    <w:rsid w:val="7C0FACAA"/>
    <w:rsid w:val="7C6EF492"/>
    <w:rsid w:val="7CAE3DE6"/>
    <w:rsid w:val="7CC40200"/>
    <w:rsid w:val="7CC84170"/>
    <w:rsid w:val="7D2CB2D9"/>
    <w:rsid w:val="7E44FE09"/>
    <w:rsid w:val="7E5025E2"/>
    <w:rsid w:val="7F69C31A"/>
    <w:rsid w:val="7F71B0A0"/>
    <w:rsid w:val="7F9ED90D"/>
    <w:rsid w:val="7FDE200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A2440"/>
  <w15:docId w15:val="{DA050E46-1DF5-4DF4-96B6-A3723A56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C25"/>
    <w:pPr>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76"/>
      <w:ind w:left="10" w:right="64" w:hanging="10"/>
      <w:outlineLvl w:val="0"/>
    </w:pPr>
    <w:rPr>
      <w:rFonts w:ascii="Arial" w:eastAsia="Arial" w:hAnsi="Arial" w:cs="Arial"/>
      <w:b/>
      <w:i/>
      <w:color w:val="000000"/>
      <w:sz w:val="32"/>
    </w:rPr>
  </w:style>
  <w:style w:type="paragraph" w:styleId="Heading2">
    <w:name w:val="heading 2"/>
    <w:next w:val="Normal"/>
    <w:link w:val="Heading2Char"/>
    <w:uiPriority w:val="9"/>
    <w:unhideWhenUsed/>
    <w:qFormat/>
    <w:rsid w:val="006B4FEE"/>
    <w:pPr>
      <w:keepNext/>
      <w:keepLines/>
      <w:spacing w:after="9" w:line="249" w:lineRule="auto"/>
      <w:ind w:left="10" w:hanging="10"/>
      <w:jc w:val="both"/>
      <w:outlineLvl w:val="1"/>
    </w:pPr>
    <w:rPr>
      <w:rFonts w:ascii="Arial" w:eastAsia="Arial" w:hAnsi="Arial" w:cs="Arial"/>
      <w:b/>
      <w:color w:val="000000"/>
      <w:sz w:val="28"/>
      <w:szCs w:val="24"/>
    </w:rPr>
  </w:style>
  <w:style w:type="paragraph" w:styleId="Heading3">
    <w:name w:val="heading 3"/>
    <w:next w:val="Normal"/>
    <w:link w:val="Heading3Char"/>
    <w:uiPriority w:val="9"/>
    <w:unhideWhenUsed/>
    <w:qFormat/>
    <w:pPr>
      <w:keepNext/>
      <w:keepLines/>
      <w:spacing w:after="9" w:line="249" w:lineRule="auto"/>
      <w:ind w:left="10" w:hanging="10"/>
      <w:jc w:val="both"/>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9"/>
      <w:ind w:left="10" w:hanging="10"/>
      <w:outlineLvl w:val="3"/>
    </w:pPr>
    <w:rPr>
      <w:rFonts w:ascii="Arial" w:eastAsia="Arial" w:hAnsi="Arial" w:cs="Arial"/>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color w:val="000000"/>
      <w:sz w:val="24"/>
      <w:u w:val="single" w:color="000000"/>
    </w:rPr>
  </w:style>
  <w:style w:type="character" w:customStyle="1" w:styleId="Heading1Char">
    <w:name w:val="Heading 1 Char"/>
    <w:link w:val="Heading1"/>
    <w:rPr>
      <w:rFonts w:ascii="Arial" w:eastAsia="Arial" w:hAnsi="Arial" w:cs="Arial"/>
      <w:b/>
      <w:i/>
      <w:color w:val="000000"/>
      <w:sz w:val="32"/>
    </w:rPr>
  </w:style>
  <w:style w:type="character" w:customStyle="1" w:styleId="Heading2Char">
    <w:name w:val="Heading 2 Char"/>
    <w:link w:val="Heading2"/>
    <w:uiPriority w:val="9"/>
    <w:rsid w:val="006B4FEE"/>
    <w:rPr>
      <w:rFonts w:ascii="Arial" w:eastAsia="Arial" w:hAnsi="Arial" w:cs="Arial"/>
      <w:b/>
      <w:color w:val="000000"/>
      <w:sz w:val="28"/>
      <w:szCs w:val="24"/>
    </w:rPr>
  </w:style>
  <w:style w:type="character" w:customStyle="1" w:styleId="Heading3Char">
    <w:name w:val="Heading 3 Char"/>
    <w:link w:val="Heading3"/>
    <w:rPr>
      <w:rFonts w:ascii="Arial" w:eastAsia="Arial" w:hAnsi="Arial" w:cs="Arial"/>
      <w:b/>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paragraph" w:customStyle="1" w:styleId="StyleforMBClabreport">
    <w:name w:val="Style for MBC lab report"/>
    <w:basedOn w:val="Normal"/>
    <w:link w:val="StyleforMBClabreportChar"/>
    <w:qFormat/>
    <w:rsid w:val="4576950D"/>
    <w:pPr>
      <w:spacing w:after="157"/>
      <w:ind w:right="114"/>
    </w:pPr>
  </w:style>
  <w:style w:type="paragraph" w:customStyle="1" w:styleId="SubheadingforMBC">
    <w:name w:val="Sub heading for MBC"/>
    <w:basedOn w:val="Normal"/>
    <w:link w:val="SubheadingforMBCChar"/>
    <w:qFormat/>
    <w:rsid w:val="4576950D"/>
    <w:pPr>
      <w:keepNext/>
      <w:keepLines/>
      <w:outlineLvl w:val="2"/>
    </w:pPr>
    <w:rPr>
      <w:b/>
      <w:bCs/>
      <w:u w:val="single"/>
    </w:rPr>
  </w:style>
  <w:style w:type="character" w:customStyle="1" w:styleId="StyleforMBClabreportChar">
    <w:name w:val="Style for MBC lab report Char"/>
    <w:basedOn w:val="DefaultParagraphFont"/>
    <w:link w:val="StyleforMBClabreport"/>
    <w:rsid w:val="4576950D"/>
    <w:rPr>
      <w:rFonts w:ascii="Arial" w:eastAsia="Arial" w:hAnsi="Arial" w:cs="Arial"/>
      <w:b w:val="0"/>
      <w:bCs w:val="0"/>
      <w:i w:val="0"/>
      <w:iCs w:val="0"/>
      <w:caps w:val="0"/>
      <w:smallCaps w:val="0"/>
      <w:noProof w:val="0"/>
      <w:color w:val="000000" w:themeColor="text1"/>
      <w:sz w:val="24"/>
      <w:szCs w:val="24"/>
      <w:lang w:val="en-GB"/>
    </w:rPr>
  </w:style>
  <w:style w:type="character" w:customStyle="1" w:styleId="SubheadingforMBCChar">
    <w:name w:val="Sub heading for MBC Char"/>
    <w:basedOn w:val="DefaultParagraphFont"/>
    <w:link w:val="SubheadingforMBC"/>
    <w:rsid w:val="4576950D"/>
    <w:rPr>
      <w:rFonts w:ascii="Arial" w:eastAsia="Arial" w:hAnsi="Arial" w:cs="Arial"/>
      <w:b/>
      <w:bCs/>
      <w:noProof w:val="0"/>
      <w:color w:val="000000" w:themeColor="text1"/>
      <w:sz w:val="24"/>
      <w:szCs w:val="24"/>
      <w:u w:val="single"/>
      <w:lang w:val="en-GB"/>
    </w:r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3403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4033"/>
    <w:rPr>
      <w:rFonts w:ascii="Times New Roman" w:eastAsia="Arial" w:hAnsi="Times New Roman" w:cs="Times New Roman"/>
      <w:color w:val="000000"/>
      <w:sz w:val="18"/>
      <w:szCs w:val="18"/>
    </w:rPr>
  </w:style>
  <w:style w:type="paragraph" w:styleId="Footer">
    <w:name w:val="footer"/>
    <w:basedOn w:val="Normal"/>
    <w:link w:val="FooterChar"/>
    <w:uiPriority w:val="99"/>
    <w:unhideWhenUsed/>
    <w:rsid w:val="009340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033"/>
    <w:rPr>
      <w:rFonts w:ascii="Arial" w:eastAsia="Arial" w:hAnsi="Arial" w:cs="Arial"/>
      <w:color w:val="000000"/>
      <w:sz w:val="24"/>
    </w:rPr>
  </w:style>
  <w:style w:type="table" w:styleId="TableGrid">
    <w:name w:val="Table Grid"/>
    <w:basedOn w:val="TableNormal"/>
    <w:uiPriority w:val="39"/>
    <w:rsid w:val="0003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5589"/>
    <w:rPr>
      <w:color w:val="808080"/>
    </w:rPr>
  </w:style>
  <w:style w:type="character" w:styleId="UnresolvedMention">
    <w:name w:val="Unresolved Mention"/>
    <w:basedOn w:val="DefaultParagraphFont"/>
    <w:uiPriority w:val="99"/>
    <w:semiHidden/>
    <w:unhideWhenUsed/>
    <w:rsid w:val="00317215"/>
    <w:rPr>
      <w:color w:val="605E5C"/>
      <w:shd w:val="clear" w:color="auto" w:fill="E1DFDD"/>
    </w:rPr>
  </w:style>
  <w:style w:type="paragraph" w:styleId="Caption">
    <w:name w:val="caption"/>
    <w:basedOn w:val="Normal"/>
    <w:next w:val="Normal"/>
    <w:uiPriority w:val="35"/>
    <w:unhideWhenUsed/>
    <w:qFormat/>
    <w:rsid w:val="00242F2E"/>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A67CD3"/>
    <w:rPr>
      <w:b/>
      <w:bCs/>
    </w:rPr>
  </w:style>
  <w:style w:type="character" w:customStyle="1" w:styleId="CommentSubjectChar">
    <w:name w:val="Comment Subject Char"/>
    <w:basedOn w:val="CommentTextChar"/>
    <w:link w:val="CommentSubject"/>
    <w:uiPriority w:val="99"/>
    <w:semiHidden/>
    <w:rsid w:val="00A67CD3"/>
    <w:rPr>
      <w:rFonts w:ascii="Arial" w:eastAsia="Arial" w:hAnsi="Arial" w:cs="Arial"/>
      <w:b/>
      <w:bCs/>
      <w:color w:val="000000"/>
      <w:sz w:val="20"/>
      <w:szCs w:val="20"/>
    </w:rPr>
  </w:style>
  <w:style w:type="table" w:customStyle="1" w:styleId="TableGrid0">
    <w:name w:val="TableGrid"/>
    <w:rsid w:val="0094688E"/>
    <w:pPr>
      <w:spacing w:after="0" w:line="240" w:lineRule="auto"/>
    </w:pPr>
    <w:rPr>
      <w:kern w:val="0"/>
      <w14:ligatures w14:val="none"/>
    </w:rPr>
    <w:tblPr>
      <w:tblCellMar>
        <w:top w:w="0" w:type="dxa"/>
        <w:left w:w="0" w:type="dxa"/>
        <w:bottom w:w="0" w:type="dxa"/>
        <w:right w:w="0" w:type="dxa"/>
      </w:tblCellMar>
    </w:tblPr>
  </w:style>
  <w:style w:type="table" w:customStyle="1" w:styleId="TableGrid11">
    <w:name w:val="Table Grid11"/>
    <w:rsid w:val="005026C4"/>
    <w:pPr>
      <w:spacing w:after="0" w:line="240" w:lineRule="auto"/>
    </w:pPr>
    <w:tblPr>
      <w:tblCellMar>
        <w:top w:w="0" w:type="dxa"/>
        <w:left w:w="0" w:type="dxa"/>
        <w:bottom w:w="0" w:type="dxa"/>
        <w:right w:w="0" w:type="dxa"/>
      </w:tblCellMar>
    </w:tblPr>
  </w:style>
  <w:style w:type="paragraph" w:customStyle="1" w:styleId="RSCH01PaperTitle">
    <w:name w:val="RSC H01 Paper Title"/>
    <w:basedOn w:val="Normal"/>
    <w:next w:val="Normal"/>
    <w:link w:val="RSCH01PaperTitleChar"/>
    <w:qFormat/>
    <w:rsid w:val="00624612"/>
    <w:pPr>
      <w:tabs>
        <w:tab w:val="left" w:pos="284"/>
      </w:tabs>
      <w:spacing w:before="400" w:line="240" w:lineRule="auto"/>
      <w:jc w:val="left"/>
    </w:pPr>
    <w:rPr>
      <w:rFonts w:asciiTheme="minorHAnsi" w:eastAsiaTheme="minorHAnsi" w:hAnsiTheme="minorHAnsi" w:cs="Times New Roman"/>
      <w:b/>
      <w:color w:val="auto"/>
      <w:kern w:val="0"/>
      <w:sz w:val="29"/>
      <w:szCs w:val="32"/>
      <w:lang w:eastAsia="en-US"/>
      <w14:ligatures w14:val="none"/>
    </w:rPr>
  </w:style>
  <w:style w:type="paragraph" w:customStyle="1" w:styleId="RSCH02PaperAuthorsandByline">
    <w:name w:val="RSC H02 Paper Authors and Byline"/>
    <w:basedOn w:val="Normal"/>
    <w:link w:val="RSCH02PaperAuthorsandBylineChar"/>
    <w:qFormat/>
    <w:rsid w:val="00624612"/>
    <w:pPr>
      <w:spacing w:after="120" w:line="240" w:lineRule="exact"/>
      <w:jc w:val="left"/>
    </w:pPr>
    <w:rPr>
      <w:rFonts w:asciiTheme="minorHAnsi" w:eastAsiaTheme="minorHAnsi" w:hAnsiTheme="minorHAnsi" w:cs="Times New Roman"/>
      <w:color w:val="auto"/>
      <w:kern w:val="0"/>
      <w:sz w:val="20"/>
      <w:lang w:eastAsia="en-US"/>
      <w14:ligatures w14:val="none"/>
    </w:rPr>
  </w:style>
  <w:style w:type="paragraph" w:customStyle="1" w:styleId="RSCB01COMAbstract">
    <w:name w:val="RSC B01 COM Abstract"/>
    <w:basedOn w:val="Normal"/>
    <w:link w:val="RSCB01COMAbstractChar"/>
    <w:qFormat/>
    <w:rsid w:val="00624612"/>
    <w:pPr>
      <w:spacing w:after="200" w:line="240" w:lineRule="exact"/>
    </w:pPr>
    <w:rPr>
      <w:rFonts w:asciiTheme="minorHAnsi" w:eastAsiaTheme="minorHAnsi" w:hAnsiTheme="minorHAnsi" w:cstheme="minorBidi"/>
      <w:b/>
      <w:noProof/>
      <w:color w:val="auto"/>
      <w:kern w:val="0"/>
      <w:sz w:val="18"/>
      <w14:ligatures w14:val="none"/>
    </w:rPr>
  </w:style>
  <w:style w:type="paragraph" w:customStyle="1" w:styleId="05BHeading">
    <w:name w:val="05 B Heading"/>
    <w:basedOn w:val="RSCB04SectionHeading"/>
    <w:link w:val="05BHeadingChar"/>
    <w:rsid w:val="00624612"/>
    <w:pPr>
      <w:spacing w:before="160" w:line="240" w:lineRule="exact"/>
    </w:pPr>
    <w:rPr>
      <w:rFonts w:ascii="Times New Roman" w:hAnsi="Times New Roman" w:cs="Times New Roman"/>
      <w:sz w:val="18"/>
      <w:szCs w:val="18"/>
    </w:rPr>
  </w:style>
  <w:style w:type="paragraph" w:customStyle="1" w:styleId="RSCB02ArticleText">
    <w:name w:val="RSC B02 Article Text"/>
    <w:basedOn w:val="Normal"/>
    <w:link w:val="RSCB02ArticleTextChar"/>
    <w:qFormat/>
    <w:rsid w:val="00624612"/>
    <w:pPr>
      <w:tabs>
        <w:tab w:val="left" w:pos="284"/>
      </w:tabs>
      <w:spacing w:after="0" w:line="240" w:lineRule="exact"/>
    </w:pPr>
    <w:rPr>
      <w:rFonts w:asciiTheme="minorHAnsi" w:eastAsiaTheme="minorHAnsi" w:hAnsiTheme="minorHAnsi" w:cs="Times New Roman"/>
      <w:color w:val="auto"/>
      <w:w w:val="108"/>
      <w:kern w:val="0"/>
      <w:sz w:val="18"/>
      <w:szCs w:val="18"/>
      <w:lang w:eastAsia="en-US"/>
      <w14:ligatures w14:val="none"/>
    </w:rPr>
  </w:style>
  <w:style w:type="character" w:customStyle="1" w:styleId="06CHeading">
    <w:name w:val="06 C Heading"/>
    <w:basedOn w:val="RSCB02ArticleTextChar"/>
    <w:uiPriority w:val="1"/>
    <w:rsid w:val="00624612"/>
    <w:rPr>
      <w:rFonts w:ascii="Times New Roman" w:eastAsiaTheme="minorHAnsi" w:hAnsi="Times New Roman" w:cs="Times New Roman"/>
      <w:b/>
      <w:smallCaps/>
      <w:w w:val="108"/>
      <w:kern w:val="0"/>
      <w:sz w:val="18"/>
      <w:szCs w:val="18"/>
      <w:lang w:eastAsia="en-US"/>
      <w14:ligatures w14:val="none"/>
    </w:rPr>
  </w:style>
  <w:style w:type="character" w:customStyle="1" w:styleId="RSCB02ArticleTextChar">
    <w:name w:val="RSC B02 Article Text Char"/>
    <w:basedOn w:val="DefaultParagraphFont"/>
    <w:link w:val="RSCB02ArticleText"/>
    <w:rsid w:val="00624612"/>
    <w:rPr>
      <w:rFonts w:eastAsiaTheme="minorHAnsi" w:cs="Times New Roman"/>
      <w:w w:val="108"/>
      <w:kern w:val="0"/>
      <w:sz w:val="18"/>
      <w:szCs w:val="18"/>
      <w:lang w:eastAsia="en-US"/>
      <w14:ligatures w14:val="none"/>
    </w:rPr>
  </w:style>
  <w:style w:type="paragraph" w:customStyle="1" w:styleId="RSCF01FootnoteAuthorAddress">
    <w:name w:val="RSC F01 Footnote Author Address"/>
    <w:link w:val="RSCF01FootnoteAuthorAddressChar"/>
    <w:qFormat/>
    <w:rsid w:val="00624612"/>
    <w:pPr>
      <w:numPr>
        <w:numId w:val="6"/>
      </w:numPr>
      <w:pBdr>
        <w:top w:val="single" w:sz="12" w:space="1" w:color="A6A6A6" w:themeColor="background1" w:themeShade="A6"/>
      </w:pBdr>
      <w:spacing w:after="0" w:line="240" w:lineRule="auto"/>
      <w:ind w:left="85" w:hanging="85"/>
      <w:suppressOverlap/>
    </w:pPr>
    <w:rPr>
      <w:rFonts w:eastAsiaTheme="minorHAnsi" w:cs="Times New Roman"/>
      <w:i/>
      <w:w w:val="105"/>
      <w:kern w:val="0"/>
      <w:sz w:val="14"/>
      <w:szCs w:val="14"/>
      <w:lang w:eastAsia="en-US"/>
      <w14:ligatures w14:val="none"/>
    </w:rPr>
  </w:style>
  <w:style w:type="paragraph" w:customStyle="1" w:styleId="RSCF02FootnotestoTitleAuthors">
    <w:name w:val="RSC F02 Footnotes to Title/Authors"/>
    <w:basedOn w:val="Normal"/>
    <w:link w:val="RSCF02FootnotestoTitleAuthorsChar"/>
    <w:qFormat/>
    <w:rsid w:val="00624612"/>
    <w:pPr>
      <w:tabs>
        <w:tab w:val="left" w:pos="284"/>
      </w:tabs>
      <w:spacing w:after="0" w:line="240" w:lineRule="auto"/>
      <w:suppressOverlap/>
    </w:pPr>
    <w:rPr>
      <w:rFonts w:asciiTheme="minorHAnsi" w:eastAsiaTheme="minorHAnsi" w:hAnsiTheme="minorHAnsi" w:cs="Times New Roman"/>
      <w:color w:val="auto"/>
      <w:w w:val="105"/>
      <w:kern w:val="0"/>
      <w:sz w:val="14"/>
      <w:szCs w:val="14"/>
      <w:lang w:eastAsia="en-US"/>
      <w14:ligatures w14:val="none"/>
    </w:rPr>
  </w:style>
  <w:style w:type="character" w:customStyle="1" w:styleId="RSCF01FootnoteAuthorAddressChar">
    <w:name w:val="RSC F01 Footnote Author Address Char"/>
    <w:basedOn w:val="DefaultParagraphFont"/>
    <w:link w:val="RSCF01FootnoteAuthorAddress"/>
    <w:rsid w:val="00624612"/>
    <w:rPr>
      <w:rFonts w:eastAsiaTheme="minorHAnsi" w:cs="Times New Roman"/>
      <w:i/>
      <w:w w:val="105"/>
      <w:kern w:val="0"/>
      <w:sz w:val="14"/>
      <w:szCs w:val="14"/>
      <w:lang w:eastAsia="en-US"/>
      <w14:ligatures w14:val="none"/>
    </w:rPr>
  </w:style>
  <w:style w:type="paragraph" w:customStyle="1" w:styleId="RSCR02References">
    <w:name w:val="RSC R02 References"/>
    <w:link w:val="RSCR02ReferencesChar"/>
    <w:qFormat/>
    <w:rsid w:val="00624612"/>
    <w:pPr>
      <w:numPr>
        <w:numId w:val="5"/>
      </w:numPr>
      <w:tabs>
        <w:tab w:val="left" w:pos="284"/>
      </w:tabs>
      <w:spacing w:after="0" w:line="200" w:lineRule="exact"/>
      <w:ind w:left="284" w:hanging="284"/>
    </w:pPr>
    <w:rPr>
      <w:rFonts w:eastAsiaTheme="minorHAnsi" w:cs="Times New Roman"/>
      <w:w w:val="105"/>
      <w:kern w:val="0"/>
      <w:sz w:val="18"/>
      <w:szCs w:val="18"/>
      <w:lang w:eastAsia="en-US"/>
      <w14:ligatures w14:val="none"/>
    </w:rPr>
  </w:style>
  <w:style w:type="character" w:customStyle="1" w:styleId="RSCF02FootnotestoTitleAuthorsChar">
    <w:name w:val="RSC F02 Footnotes to Title/Authors Char"/>
    <w:basedOn w:val="DefaultParagraphFont"/>
    <w:link w:val="RSCF02FootnotestoTitleAuthors"/>
    <w:rsid w:val="00624612"/>
    <w:rPr>
      <w:rFonts w:eastAsiaTheme="minorHAnsi" w:cs="Times New Roman"/>
      <w:w w:val="105"/>
      <w:kern w:val="0"/>
      <w:sz w:val="14"/>
      <w:szCs w:val="14"/>
      <w:lang w:eastAsia="en-US"/>
      <w14:ligatures w14:val="none"/>
    </w:rPr>
  </w:style>
  <w:style w:type="character" w:customStyle="1" w:styleId="RSCR02ReferencesChar">
    <w:name w:val="RSC R02 References Char"/>
    <w:basedOn w:val="DefaultParagraphFont"/>
    <w:link w:val="RSCR02References"/>
    <w:rsid w:val="00624612"/>
    <w:rPr>
      <w:rFonts w:eastAsiaTheme="minorHAnsi" w:cs="Times New Roman"/>
      <w:w w:val="105"/>
      <w:kern w:val="0"/>
      <w:sz w:val="18"/>
      <w:szCs w:val="18"/>
      <w:lang w:eastAsia="en-US"/>
      <w14:ligatures w14:val="none"/>
    </w:rPr>
  </w:style>
  <w:style w:type="paragraph" w:customStyle="1" w:styleId="RSCB04SectionHeading">
    <w:name w:val="RSC B04 Section Heading"/>
    <w:basedOn w:val="Normal"/>
    <w:link w:val="RSCB04SectionHeadingChar"/>
    <w:qFormat/>
    <w:rsid w:val="00624612"/>
    <w:pPr>
      <w:spacing w:before="400" w:after="80" w:line="240" w:lineRule="auto"/>
      <w:jc w:val="left"/>
    </w:pPr>
    <w:rPr>
      <w:rFonts w:asciiTheme="minorHAnsi" w:eastAsiaTheme="minorHAnsi" w:hAnsiTheme="minorHAnsi" w:cstheme="minorBidi"/>
      <w:b/>
      <w:color w:val="auto"/>
      <w:kern w:val="0"/>
      <w:lang w:eastAsia="en-US"/>
      <w14:ligatures w14:val="none"/>
    </w:rPr>
  </w:style>
  <w:style w:type="character" w:customStyle="1" w:styleId="RSCH01PaperTitleChar">
    <w:name w:val="RSC H01 Paper Title Char"/>
    <w:basedOn w:val="DefaultParagraphFont"/>
    <w:link w:val="RSCH01PaperTitle"/>
    <w:rsid w:val="00624612"/>
    <w:rPr>
      <w:rFonts w:eastAsiaTheme="minorHAnsi" w:cs="Times New Roman"/>
      <w:b/>
      <w:kern w:val="0"/>
      <w:sz w:val="29"/>
      <w:szCs w:val="32"/>
      <w:lang w:eastAsia="en-US"/>
      <w14:ligatures w14:val="none"/>
    </w:rPr>
  </w:style>
  <w:style w:type="character" w:customStyle="1" w:styleId="RSCH02PaperAuthorsandBylineChar">
    <w:name w:val="RSC H02 Paper Authors and Byline Char"/>
    <w:basedOn w:val="DefaultParagraphFont"/>
    <w:link w:val="RSCH02PaperAuthorsandByline"/>
    <w:rsid w:val="00624612"/>
    <w:rPr>
      <w:rFonts w:eastAsiaTheme="minorHAnsi" w:cs="Times New Roman"/>
      <w:kern w:val="0"/>
      <w:sz w:val="20"/>
      <w:lang w:eastAsia="en-US"/>
      <w14:ligatures w14:val="none"/>
    </w:rPr>
  </w:style>
  <w:style w:type="character" w:customStyle="1" w:styleId="RSCB01COMAbstractChar">
    <w:name w:val="RSC B01 COM Abstract Char"/>
    <w:basedOn w:val="DefaultParagraphFont"/>
    <w:link w:val="RSCB01COMAbstract"/>
    <w:rsid w:val="00624612"/>
    <w:rPr>
      <w:rFonts w:eastAsiaTheme="minorHAnsi"/>
      <w:b/>
      <w:noProof/>
      <w:kern w:val="0"/>
      <w:sz w:val="18"/>
      <w14:ligatures w14:val="none"/>
    </w:rPr>
  </w:style>
  <w:style w:type="character" w:customStyle="1" w:styleId="RSCB04SectionHeadingChar">
    <w:name w:val="RSC B04 Section Heading Char"/>
    <w:basedOn w:val="DefaultParagraphFont"/>
    <w:link w:val="RSCB04SectionHeading"/>
    <w:rsid w:val="00624612"/>
    <w:rPr>
      <w:rFonts w:eastAsiaTheme="minorHAnsi"/>
      <w:b/>
      <w:kern w:val="0"/>
      <w:sz w:val="24"/>
      <w:lang w:eastAsia="en-US"/>
      <w14:ligatures w14:val="none"/>
    </w:rPr>
  </w:style>
  <w:style w:type="character" w:customStyle="1" w:styleId="05BHeadingChar">
    <w:name w:val="05 B Heading Char"/>
    <w:basedOn w:val="RSCB04SectionHeadingChar"/>
    <w:link w:val="05BHeading"/>
    <w:rsid w:val="00624612"/>
    <w:rPr>
      <w:rFonts w:ascii="Times New Roman" w:eastAsiaTheme="minorHAnsi" w:hAnsi="Times New Roman" w:cs="Times New Roman"/>
      <w:b/>
      <w:kern w:val="0"/>
      <w:sz w:val="18"/>
      <w:szCs w:val="18"/>
      <w:lang w:eastAsia="en-US"/>
      <w14:ligatures w14:val="none"/>
    </w:rPr>
  </w:style>
  <w:style w:type="paragraph" w:customStyle="1" w:styleId="RSCM01ReceivedAccepted">
    <w:name w:val="RSC M01 Received/Accepted"/>
    <w:basedOn w:val="Normal"/>
    <w:link w:val="RSCM01ReceivedAcceptedChar"/>
    <w:qFormat/>
    <w:rsid w:val="00624612"/>
    <w:pPr>
      <w:spacing w:before="960" w:after="0" w:line="180" w:lineRule="exact"/>
      <w:contextualSpacing/>
      <w:jc w:val="left"/>
    </w:pPr>
    <w:rPr>
      <w:rFonts w:asciiTheme="minorHAnsi" w:eastAsiaTheme="minorEastAsia" w:hAnsiTheme="minorHAnsi" w:cstheme="minorBidi"/>
      <w:noProof/>
      <w:color w:val="auto"/>
      <w:kern w:val="0"/>
      <w:sz w:val="14"/>
      <w:szCs w:val="14"/>
      <w14:ligatures w14:val="none"/>
    </w:rPr>
  </w:style>
  <w:style w:type="paragraph" w:customStyle="1" w:styleId="RSCM02DOI">
    <w:name w:val="RSC M02 DOI"/>
    <w:basedOn w:val="Normal"/>
    <w:link w:val="RSCM02DOIChar"/>
    <w:qFormat/>
    <w:rsid w:val="00624612"/>
    <w:pPr>
      <w:spacing w:before="180" w:after="0" w:line="180" w:lineRule="exact"/>
      <w:jc w:val="left"/>
    </w:pPr>
    <w:rPr>
      <w:rFonts w:asciiTheme="minorHAnsi" w:eastAsiaTheme="minorHAnsi" w:hAnsiTheme="minorHAnsi" w:cstheme="minorBidi"/>
      <w:color w:val="auto"/>
      <w:kern w:val="0"/>
      <w:sz w:val="14"/>
      <w:szCs w:val="14"/>
      <w:lang w:eastAsia="en-US"/>
      <w14:ligatures w14:val="none"/>
    </w:rPr>
  </w:style>
  <w:style w:type="character" w:customStyle="1" w:styleId="RSCM01ReceivedAcceptedChar">
    <w:name w:val="RSC M01 Received/Accepted Char"/>
    <w:basedOn w:val="DefaultParagraphFont"/>
    <w:link w:val="RSCM01ReceivedAccepted"/>
    <w:rsid w:val="00624612"/>
    <w:rPr>
      <w:noProof/>
      <w:kern w:val="0"/>
      <w:sz w:val="14"/>
      <w:szCs w:val="14"/>
      <w14:ligatures w14:val="none"/>
    </w:rPr>
  </w:style>
  <w:style w:type="paragraph" w:customStyle="1" w:styleId="RSCM03Website">
    <w:name w:val="RSC M03 Website"/>
    <w:basedOn w:val="Normal"/>
    <w:link w:val="RSCM03WebsiteChar"/>
    <w:qFormat/>
    <w:rsid w:val="00624612"/>
    <w:pPr>
      <w:spacing w:after="200" w:line="400" w:lineRule="exact"/>
      <w:jc w:val="left"/>
    </w:pPr>
    <w:rPr>
      <w:rFonts w:asciiTheme="minorHAnsi" w:eastAsiaTheme="minorHAnsi" w:hAnsiTheme="minorHAnsi" w:cstheme="minorBidi"/>
      <w:b/>
      <w:color w:val="auto"/>
      <w:kern w:val="0"/>
      <w:sz w:val="14"/>
      <w:szCs w:val="14"/>
      <w:lang w:eastAsia="en-US"/>
      <w14:ligatures w14:val="none"/>
    </w:rPr>
  </w:style>
  <w:style w:type="character" w:customStyle="1" w:styleId="RSCM02DOIChar">
    <w:name w:val="RSC M02 DOI Char"/>
    <w:basedOn w:val="DefaultParagraphFont"/>
    <w:link w:val="RSCM02DOI"/>
    <w:rsid w:val="00624612"/>
    <w:rPr>
      <w:rFonts w:eastAsiaTheme="minorHAnsi"/>
      <w:kern w:val="0"/>
      <w:sz w:val="14"/>
      <w:szCs w:val="14"/>
      <w:lang w:eastAsia="en-US"/>
      <w14:ligatures w14:val="none"/>
    </w:rPr>
  </w:style>
  <w:style w:type="character" w:customStyle="1" w:styleId="RSCM03WebsiteChar">
    <w:name w:val="RSC M03 Website Char"/>
    <w:basedOn w:val="DefaultParagraphFont"/>
    <w:link w:val="RSCM03Website"/>
    <w:rsid w:val="00624612"/>
    <w:rPr>
      <w:rFonts w:eastAsiaTheme="minorHAnsi"/>
      <w:b/>
      <w:kern w:val="0"/>
      <w:sz w:val="14"/>
      <w:szCs w:val="14"/>
      <w:lang w:eastAsia="en-US"/>
      <w14:ligatures w14:val="none"/>
    </w:rPr>
  </w:style>
  <w:style w:type="character" w:customStyle="1" w:styleId="RSCB04AHeadingSectionChar">
    <w:name w:val="RSC B04 A Heading (Section) Char"/>
    <w:basedOn w:val="DefaultParagraphFont"/>
    <w:link w:val="RSCB04AHeadingSection"/>
    <w:locked/>
    <w:rsid w:val="00624612"/>
    <w:rPr>
      <w:b/>
      <w:sz w:val="24"/>
    </w:rPr>
  </w:style>
  <w:style w:type="paragraph" w:customStyle="1" w:styleId="RSCB04AHeadingSection">
    <w:name w:val="RSC B04 A Heading (Section)"/>
    <w:basedOn w:val="Normal"/>
    <w:link w:val="RSCB04AHeadingSectionChar"/>
    <w:qFormat/>
    <w:rsid w:val="00624612"/>
    <w:pPr>
      <w:spacing w:before="400" w:after="80" w:line="240" w:lineRule="auto"/>
      <w:jc w:val="left"/>
    </w:pPr>
    <w:rPr>
      <w:rFonts w:asciiTheme="minorHAnsi" w:eastAsiaTheme="minorEastAsia" w:hAnsiTheme="minorHAnsi" w:cstheme="minorBidi"/>
      <w:b/>
      <w:color w:val="auto"/>
    </w:rPr>
  </w:style>
  <w:style w:type="character" w:styleId="PageNumber">
    <w:name w:val="page number"/>
    <w:basedOn w:val="DefaultParagraphFont"/>
    <w:uiPriority w:val="99"/>
    <w:semiHidden/>
    <w:unhideWhenUsed/>
    <w:rsid w:val="00624612"/>
  </w:style>
  <w:style w:type="paragraph" w:styleId="Revision">
    <w:name w:val="Revision"/>
    <w:hidden/>
    <w:uiPriority w:val="99"/>
    <w:semiHidden/>
    <w:rsid w:val="007218BC"/>
    <w:pPr>
      <w:spacing w:after="0" w:line="240" w:lineRule="auto"/>
    </w:pPr>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1144">
      <w:bodyDiv w:val="1"/>
      <w:marLeft w:val="0"/>
      <w:marRight w:val="0"/>
      <w:marTop w:val="0"/>
      <w:marBottom w:val="0"/>
      <w:divBdr>
        <w:top w:val="none" w:sz="0" w:space="0" w:color="auto"/>
        <w:left w:val="none" w:sz="0" w:space="0" w:color="auto"/>
        <w:bottom w:val="none" w:sz="0" w:space="0" w:color="auto"/>
        <w:right w:val="none" w:sz="0" w:space="0" w:color="auto"/>
      </w:divBdr>
    </w:div>
    <w:div w:id="119151186">
      <w:bodyDiv w:val="1"/>
      <w:marLeft w:val="0"/>
      <w:marRight w:val="0"/>
      <w:marTop w:val="0"/>
      <w:marBottom w:val="0"/>
      <w:divBdr>
        <w:top w:val="none" w:sz="0" w:space="0" w:color="auto"/>
        <w:left w:val="none" w:sz="0" w:space="0" w:color="auto"/>
        <w:bottom w:val="none" w:sz="0" w:space="0" w:color="auto"/>
        <w:right w:val="none" w:sz="0" w:space="0" w:color="auto"/>
      </w:divBdr>
    </w:div>
    <w:div w:id="463086705">
      <w:bodyDiv w:val="1"/>
      <w:marLeft w:val="0"/>
      <w:marRight w:val="0"/>
      <w:marTop w:val="0"/>
      <w:marBottom w:val="0"/>
      <w:divBdr>
        <w:top w:val="none" w:sz="0" w:space="0" w:color="auto"/>
        <w:left w:val="none" w:sz="0" w:space="0" w:color="auto"/>
        <w:bottom w:val="none" w:sz="0" w:space="0" w:color="auto"/>
        <w:right w:val="none" w:sz="0" w:space="0" w:color="auto"/>
      </w:divBdr>
    </w:div>
    <w:div w:id="592665883">
      <w:bodyDiv w:val="1"/>
      <w:marLeft w:val="0"/>
      <w:marRight w:val="0"/>
      <w:marTop w:val="0"/>
      <w:marBottom w:val="0"/>
      <w:divBdr>
        <w:top w:val="none" w:sz="0" w:space="0" w:color="auto"/>
        <w:left w:val="none" w:sz="0" w:space="0" w:color="auto"/>
        <w:bottom w:val="none" w:sz="0" w:space="0" w:color="auto"/>
        <w:right w:val="none" w:sz="0" w:space="0" w:color="auto"/>
      </w:divBdr>
      <w:divsChild>
        <w:div w:id="1170364105">
          <w:marLeft w:val="0"/>
          <w:marRight w:val="0"/>
          <w:marTop w:val="840"/>
          <w:marBottom w:val="0"/>
          <w:divBdr>
            <w:top w:val="single" w:sz="2" w:space="0" w:color="AFB4B6"/>
            <w:left w:val="single" w:sz="2" w:space="0" w:color="AFB4B6"/>
            <w:bottom w:val="single" w:sz="2" w:space="0" w:color="AFB4B6"/>
            <w:right w:val="single" w:sz="2" w:space="0" w:color="AFB4B6"/>
          </w:divBdr>
          <w:divsChild>
            <w:div w:id="658388033">
              <w:marLeft w:val="0"/>
              <w:marRight w:val="0"/>
              <w:marTop w:val="240"/>
              <w:marBottom w:val="0"/>
              <w:divBdr>
                <w:top w:val="single" w:sz="2" w:space="0" w:color="AFB4B6"/>
                <w:left w:val="single" w:sz="2" w:space="0" w:color="AFB4B6"/>
                <w:bottom w:val="single" w:sz="2" w:space="0" w:color="AFB4B6"/>
                <w:right w:val="single" w:sz="2" w:space="0" w:color="AFB4B6"/>
              </w:divBdr>
            </w:div>
          </w:divsChild>
        </w:div>
        <w:div w:id="167409173">
          <w:marLeft w:val="0"/>
          <w:marRight w:val="0"/>
          <w:marTop w:val="840"/>
          <w:marBottom w:val="0"/>
          <w:divBdr>
            <w:top w:val="single" w:sz="2" w:space="0" w:color="AFB4B6"/>
            <w:left w:val="single" w:sz="2" w:space="0" w:color="AFB4B6"/>
            <w:bottom w:val="single" w:sz="2" w:space="0" w:color="AFB4B6"/>
            <w:right w:val="single" w:sz="2" w:space="0" w:color="AFB4B6"/>
          </w:divBdr>
        </w:div>
      </w:divsChild>
    </w:div>
    <w:div w:id="595208523">
      <w:bodyDiv w:val="1"/>
      <w:marLeft w:val="0"/>
      <w:marRight w:val="0"/>
      <w:marTop w:val="0"/>
      <w:marBottom w:val="0"/>
      <w:divBdr>
        <w:top w:val="none" w:sz="0" w:space="0" w:color="auto"/>
        <w:left w:val="none" w:sz="0" w:space="0" w:color="auto"/>
        <w:bottom w:val="none" w:sz="0" w:space="0" w:color="auto"/>
        <w:right w:val="none" w:sz="0" w:space="0" w:color="auto"/>
      </w:divBdr>
    </w:div>
    <w:div w:id="644898888">
      <w:bodyDiv w:val="1"/>
      <w:marLeft w:val="0"/>
      <w:marRight w:val="0"/>
      <w:marTop w:val="0"/>
      <w:marBottom w:val="0"/>
      <w:divBdr>
        <w:top w:val="none" w:sz="0" w:space="0" w:color="auto"/>
        <w:left w:val="none" w:sz="0" w:space="0" w:color="auto"/>
        <w:bottom w:val="none" w:sz="0" w:space="0" w:color="auto"/>
        <w:right w:val="none" w:sz="0" w:space="0" w:color="auto"/>
      </w:divBdr>
    </w:div>
    <w:div w:id="761413146">
      <w:bodyDiv w:val="1"/>
      <w:marLeft w:val="0"/>
      <w:marRight w:val="0"/>
      <w:marTop w:val="0"/>
      <w:marBottom w:val="0"/>
      <w:divBdr>
        <w:top w:val="none" w:sz="0" w:space="0" w:color="auto"/>
        <w:left w:val="none" w:sz="0" w:space="0" w:color="auto"/>
        <w:bottom w:val="none" w:sz="0" w:space="0" w:color="auto"/>
        <w:right w:val="none" w:sz="0" w:space="0" w:color="auto"/>
      </w:divBdr>
    </w:div>
    <w:div w:id="832796028">
      <w:bodyDiv w:val="1"/>
      <w:marLeft w:val="0"/>
      <w:marRight w:val="0"/>
      <w:marTop w:val="0"/>
      <w:marBottom w:val="0"/>
      <w:divBdr>
        <w:top w:val="none" w:sz="0" w:space="0" w:color="auto"/>
        <w:left w:val="none" w:sz="0" w:space="0" w:color="auto"/>
        <w:bottom w:val="none" w:sz="0" w:space="0" w:color="auto"/>
        <w:right w:val="none" w:sz="0" w:space="0" w:color="auto"/>
      </w:divBdr>
    </w:div>
    <w:div w:id="1045568140">
      <w:bodyDiv w:val="1"/>
      <w:marLeft w:val="0"/>
      <w:marRight w:val="0"/>
      <w:marTop w:val="0"/>
      <w:marBottom w:val="0"/>
      <w:divBdr>
        <w:top w:val="none" w:sz="0" w:space="0" w:color="auto"/>
        <w:left w:val="none" w:sz="0" w:space="0" w:color="auto"/>
        <w:bottom w:val="none" w:sz="0" w:space="0" w:color="auto"/>
        <w:right w:val="none" w:sz="0" w:space="0" w:color="auto"/>
      </w:divBdr>
    </w:div>
    <w:div w:id="1763839794">
      <w:bodyDiv w:val="1"/>
      <w:marLeft w:val="0"/>
      <w:marRight w:val="0"/>
      <w:marTop w:val="0"/>
      <w:marBottom w:val="0"/>
      <w:divBdr>
        <w:top w:val="none" w:sz="0" w:space="0" w:color="auto"/>
        <w:left w:val="none" w:sz="0" w:space="0" w:color="auto"/>
        <w:bottom w:val="none" w:sz="0" w:space="0" w:color="auto"/>
        <w:right w:val="none" w:sz="0" w:space="0" w:color="auto"/>
      </w:divBdr>
    </w:div>
    <w:div w:id="1867013679">
      <w:bodyDiv w:val="1"/>
      <w:marLeft w:val="0"/>
      <w:marRight w:val="0"/>
      <w:marTop w:val="0"/>
      <w:marBottom w:val="0"/>
      <w:divBdr>
        <w:top w:val="none" w:sz="0" w:space="0" w:color="auto"/>
        <w:left w:val="none" w:sz="0" w:space="0" w:color="auto"/>
        <w:bottom w:val="none" w:sz="0" w:space="0" w:color="auto"/>
        <w:right w:val="none" w:sz="0" w:space="0" w:color="auto"/>
      </w:divBdr>
    </w:div>
    <w:div w:id="1922912281">
      <w:bodyDiv w:val="1"/>
      <w:marLeft w:val="0"/>
      <w:marRight w:val="0"/>
      <w:marTop w:val="0"/>
      <w:marBottom w:val="0"/>
      <w:divBdr>
        <w:top w:val="none" w:sz="0" w:space="0" w:color="auto"/>
        <w:left w:val="none" w:sz="0" w:space="0" w:color="auto"/>
        <w:bottom w:val="none" w:sz="0" w:space="0" w:color="auto"/>
        <w:right w:val="none" w:sz="0" w:space="0" w:color="auto"/>
      </w:divBdr>
    </w:div>
    <w:div w:id="1927416971">
      <w:bodyDiv w:val="1"/>
      <w:marLeft w:val="0"/>
      <w:marRight w:val="0"/>
      <w:marTop w:val="0"/>
      <w:marBottom w:val="0"/>
      <w:divBdr>
        <w:top w:val="none" w:sz="0" w:space="0" w:color="auto"/>
        <w:left w:val="none" w:sz="0" w:space="0" w:color="auto"/>
        <w:bottom w:val="none" w:sz="0" w:space="0" w:color="auto"/>
        <w:right w:val="none" w:sz="0" w:space="0" w:color="auto"/>
      </w:divBdr>
    </w:div>
    <w:div w:id="2051760439">
      <w:bodyDiv w:val="1"/>
      <w:marLeft w:val="0"/>
      <w:marRight w:val="0"/>
      <w:marTop w:val="0"/>
      <w:marBottom w:val="0"/>
      <w:divBdr>
        <w:top w:val="none" w:sz="0" w:space="0" w:color="auto"/>
        <w:left w:val="none" w:sz="0" w:space="0" w:color="auto"/>
        <w:bottom w:val="none" w:sz="0" w:space="0" w:color="auto"/>
        <w:right w:val="none" w:sz="0" w:space="0" w:color="auto"/>
      </w:divBdr>
      <w:divsChild>
        <w:div w:id="535582826">
          <w:marLeft w:val="0"/>
          <w:marRight w:val="0"/>
          <w:marTop w:val="840"/>
          <w:marBottom w:val="0"/>
          <w:divBdr>
            <w:top w:val="single" w:sz="2" w:space="0" w:color="AFB4B6"/>
            <w:left w:val="single" w:sz="2" w:space="0" w:color="AFB4B6"/>
            <w:bottom w:val="single" w:sz="2" w:space="0" w:color="AFB4B6"/>
            <w:right w:val="single" w:sz="2" w:space="0" w:color="AFB4B6"/>
          </w:divBdr>
          <w:divsChild>
            <w:div w:id="1053625285">
              <w:marLeft w:val="0"/>
              <w:marRight w:val="0"/>
              <w:marTop w:val="240"/>
              <w:marBottom w:val="0"/>
              <w:divBdr>
                <w:top w:val="single" w:sz="2" w:space="0" w:color="AFB4B6"/>
                <w:left w:val="single" w:sz="2" w:space="0" w:color="AFB4B6"/>
                <w:bottom w:val="single" w:sz="2" w:space="0" w:color="AFB4B6"/>
                <w:right w:val="single" w:sz="2" w:space="0" w:color="AFB4B6"/>
              </w:divBdr>
            </w:div>
          </w:divsChild>
        </w:div>
        <w:div w:id="112598625">
          <w:marLeft w:val="0"/>
          <w:marRight w:val="0"/>
          <w:marTop w:val="840"/>
          <w:marBottom w:val="0"/>
          <w:divBdr>
            <w:top w:val="single" w:sz="2" w:space="0" w:color="AFB4B6"/>
            <w:left w:val="single" w:sz="2" w:space="0" w:color="AFB4B6"/>
            <w:bottom w:val="single" w:sz="2" w:space="0" w:color="AFB4B6"/>
            <w:right w:val="single" w:sz="2" w:space="0" w:color="AFB4B6"/>
          </w:divBdr>
        </w:div>
      </w:divsChild>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uoe-my.sharepoint.com/personal/daugust2_ed_ac_uk/Documents/PGT%20-%20Courses/2023-24%20Timetabling/Course%20Documents/2023-24%20Lab%20Manuals%20-%20DA%20Working%20Copies/stewart.franklin@ed.ac.uk" TargetMode="External"/><Relationship Id="rId26" Type="http://schemas.openxmlformats.org/officeDocument/2006/relationships/image" Target="media/image5.jpeg"/><Relationship Id="rId39" Type="http://schemas.openxmlformats.org/officeDocument/2006/relationships/footer" Target="footer4.xml"/><Relationship Id="rId21" Type="http://schemas.openxmlformats.org/officeDocument/2006/relationships/hyperlink" Target="https://www.ed.ac.uk/student-administration/extensions-special-circumstances/students/special-circumstances-explained" TargetMode="External"/><Relationship Id="rId34" Type="http://schemas.openxmlformats.org/officeDocument/2006/relationships/footer" Target="footer1.xml"/><Relationship Id="rId42" Type="http://schemas.openxmlformats.org/officeDocument/2006/relationships/hyperlink" Target="https://credit.niso.org/" TargetMode="External"/><Relationship Id="rId47" Type="http://schemas.openxmlformats.org/officeDocument/2006/relationships/hyperlink" Target="https://www.rsc.org/journals-books-databases/author-and-reviewer-hub/authors-information/prepare-and-format/article-templates/" TargetMode="Externa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David.August@ed.ac.uk"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3.jpeg"/><Relationship Id="rId32" Type="http://schemas.openxmlformats.org/officeDocument/2006/relationships/hyperlink" Target="https://www.rsc.org/journals-books-databases/author-and-reviewer-hub/authors-information/prepare-and-format/article-templates/%23microsoftword" TargetMode="External"/><Relationship Id="rId37" Type="http://schemas.openxmlformats.org/officeDocument/2006/relationships/header" Target="header3.xml"/><Relationship Id="rId40" Type="http://schemas.openxmlformats.org/officeDocument/2006/relationships/header" Target="header4.xml"/><Relationship Id="rId45" Type="http://schemas.openxmlformats.org/officeDocument/2006/relationships/hyperlink" Target="https://www.rsc.org/news-events/articles/2020/jun/rsc-signs-dora/"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header" Target="header2.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mailto:David.August@ed.ac.uk" TargetMode="External"/><Relationship Id="rId31" Type="http://schemas.openxmlformats.org/officeDocument/2006/relationships/hyperlink" Target="https://pubs.rsc.org/en/journals/journalissues/cc" TargetMode="External"/><Relationship Id="rId44" Type="http://schemas.openxmlformats.org/officeDocument/2006/relationships/hyperlink" Target="http://www.rsc.org/journals-books-databases/journal-authors-reviewers/author-responsibilities/"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uoe-my.sharepoint.com/personal/daugust2_ed_ac_uk/Documents/PGT%20-%20Courses/2023-24%20Timetabling/Course%20Documents/2023-24%20Lab%20Manuals%20-%20DA%20Working%20Copies/chemistry.studentsupport@ed.ac.uk"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footer" Target="footer2.xml"/><Relationship Id="rId43" Type="http://schemas.openxmlformats.org/officeDocument/2006/relationships/hyperlink" Target="https://www.rsc.org/journals-books-databases/journal-authors-reviewers/author-responsibilities/" TargetMode="External"/><Relationship Id="rId48"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uoe-my.sharepoint.com/personal/daugust2_ed_ac_uk/Documents/PGT%20-%20Courses/2023-24%20Timetabling/Course%20Documents/2023-24%20Lab%20Manuals%20-%20DA%20Working%20Copies/stewart.franklin@ed.ac.uk" TargetMode="External"/><Relationship Id="rId25" Type="http://schemas.openxmlformats.org/officeDocument/2006/relationships/image" Target="media/image4.jpeg"/><Relationship Id="rId33" Type="http://schemas.openxmlformats.org/officeDocument/2006/relationships/header" Target="header1.xml"/><Relationship Id="rId38" Type="http://schemas.openxmlformats.org/officeDocument/2006/relationships/footer" Target="footer3.xml"/><Relationship Id="rId46" Type="http://schemas.openxmlformats.org/officeDocument/2006/relationships/hyperlink" Target="https://www.rsc.org/journals-books-databases/author-and-reviewer-hub/authors-information/prepare-and-format/article-templates/" TargetMode="External"/><Relationship Id="rId20" Type="http://schemas.openxmlformats.org/officeDocument/2006/relationships/hyperlink" Target="https://www.ed.ac.uk/student-administration/extensions-special-circumstances/students/extensions-explained" TargetMode="Externa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d4c9623-f9ef-4e41-8c13-8d782e26fcdb">
      <Terms xmlns="http://schemas.microsoft.com/office/infopath/2007/PartnerControls"/>
    </lcf76f155ced4ddcb4097134ff3c332f>
    <TaxCatchAll xmlns="53cda9ff-b9a7-43b0-a72d-352d6a20947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A386AA71E69444CAEE718F0645850CF" ma:contentTypeVersion="14" ma:contentTypeDescription="Create a new document." ma:contentTypeScope="" ma:versionID="e428e73f1ad324c253b2d3c6fb72b57a">
  <xsd:schema xmlns:xsd="http://www.w3.org/2001/XMLSchema" xmlns:xs="http://www.w3.org/2001/XMLSchema" xmlns:p="http://schemas.microsoft.com/office/2006/metadata/properties" xmlns:ns2="53cda9ff-b9a7-43b0-a72d-352d6a20947b" xmlns:ns3="9d4c9623-f9ef-4e41-8c13-8d782e26fcdb" targetNamespace="http://schemas.microsoft.com/office/2006/metadata/properties" ma:root="true" ma:fieldsID="98fe300b071f089ac21bc76472b6ea09" ns2:_="" ns3:_="">
    <xsd:import namespace="53cda9ff-b9a7-43b0-a72d-352d6a20947b"/>
    <xsd:import namespace="9d4c9623-f9ef-4e41-8c13-8d782e26fcd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da9ff-b9a7-43b0-a72d-352d6a20947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520b4e36-b70c-4855-8f07-137424116dc5}" ma:internalName="TaxCatchAll" ma:showField="CatchAllData" ma:web="53cda9ff-b9a7-43b0-a72d-352d6a20947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d4c9623-f9ef-4e41-8c13-8d782e26fcd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d54eff52-6b6d-4e5f-a3b0-187f185b1db6"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DF69F5-6B39-476F-8CB1-016C13B9F672}">
  <ds:schemaRefs>
    <ds:schemaRef ds:uri="http://schemas.openxmlformats.org/officeDocument/2006/bibliography"/>
  </ds:schemaRefs>
</ds:datastoreItem>
</file>

<file path=customXml/itemProps2.xml><?xml version="1.0" encoding="utf-8"?>
<ds:datastoreItem xmlns:ds="http://schemas.openxmlformats.org/officeDocument/2006/customXml" ds:itemID="{3C094227-FA5D-450E-9E13-4ACB868CD1DB}">
  <ds:schemaRefs>
    <ds:schemaRef ds:uri="http://schemas.microsoft.com/office/2006/metadata/properties"/>
    <ds:schemaRef ds:uri="http://schemas.microsoft.com/office/infopath/2007/PartnerControls"/>
    <ds:schemaRef ds:uri="9d4c9623-f9ef-4e41-8c13-8d782e26fcdb"/>
    <ds:schemaRef ds:uri="53cda9ff-b9a7-43b0-a72d-352d6a20947b"/>
  </ds:schemaRefs>
</ds:datastoreItem>
</file>

<file path=customXml/itemProps3.xml><?xml version="1.0" encoding="utf-8"?>
<ds:datastoreItem xmlns:ds="http://schemas.openxmlformats.org/officeDocument/2006/customXml" ds:itemID="{5B9BDBFE-2A81-4F30-A030-DCF02F94FFFD}">
  <ds:schemaRefs>
    <ds:schemaRef ds:uri="http://schemas.microsoft.com/sharepoint/v3/contenttype/forms"/>
  </ds:schemaRefs>
</ds:datastoreItem>
</file>

<file path=customXml/itemProps4.xml><?xml version="1.0" encoding="utf-8"?>
<ds:datastoreItem xmlns:ds="http://schemas.openxmlformats.org/officeDocument/2006/customXml" ds:itemID="{B658731A-7BD6-4F95-A508-555677C68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da9ff-b9a7-43b0-a72d-352d6a20947b"/>
    <ds:schemaRef ds:uri="9d4c9623-f9ef-4e41-8c13-8d782e26f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38</Pages>
  <Words>9295</Words>
  <Characters>52982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Microsoft Word - MBC Lab Techniques PGT_Manual 2022-23.docx</vt:lpstr>
    </vt:vector>
  </TitlesOfParts>
  <Company/>
  <LinksUpToDate>false</LinksUpToDate>
  <CharactersWithSpaces>62153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MBC Lab Techniques PGT_Manual 2022-23.docx</dc:title>
  <dc:subject/>
  <dc:creator>David August</dc:creator>
  <cp:keywords/>
  <cp:lastModifiedBy>Valentina Erastova</cp:lastModifiedBy>
  <cp:revision>12</cp:revision>
  <dcterms:created xsi:type="dcterms:W3CDTF">2024-01-05T13:33:00Z</dcterms:created>
  <dcterms:modified xsi:type="dcterms:W3CDTF">2024-01-07T19:23:00Z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0x0101000A386AA71E69444CAEE718F0645850CF</vt:lpwstr>
  </property>
  <property fmtid="{D5CDD505-2E9C-101B-9397-08002B2CF9AE}" pid="3" name="MediaServiceImageTags">
    <vt:lpwstr/>
  </property>
</Properties>
</file>